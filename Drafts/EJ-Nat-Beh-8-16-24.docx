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A6369" w14:textId="77777777" w:rsidR="00402B09" w:rsidRDefault="00402B09" w:rsidP="00402B09">
      <w:pPr>
        <w:pStyle w:val="Heading1"/>
        <w:rPr>
          <w:rFonts w:ascii="Times New Roman" w:eastAsia="Times New Roman" w:hAnsi="Times New Roman" w:cs="Times New Roman"/>
          <w:i/>
          <w:iCs/>
          <w:color w:val="auto"/>
          <w:sz w:val="24"/>
          <w:szCs w:val="24"/>
        </w:rPr>
      </w:pPr>
      <w:r>
        <w:rPr>
          <w:rFonts w:ascii="Times New Roman" w:eastAsia="Times New Roman" w:hAnsi="Times New Roman" w:cs="Times New Roman"/>
          <w:color w:val="auto"/>
          <w:sz w:val="24"/>
          <w:szCs w:val="24"/>
        </w:rPr>
        <w:t xml:space="preserve">Target journal: </w:t>
      </w:r>
      <w:r w:rsidRPr="008A7F85">
        <w:rPr>
          <w:rFonts w:ascii="Times New Roman" w:eastAsia="Times New Roman" w:hAnsi="Times New Roman" w:cs="Times New Roman"/>
          <w:i/>
          <w:iCs/>
          <w:color w:val="auto"/>
          <w:sz w:val="24"/>
          <w:szCs w:val="24"/>
        </w:rPr>
        <w:t>Nature Behavior</w:t>
      </w:r>
    </w:p>
    <w:p w14:paraId="143AFC31" w14:textId="1761ADA4" w:rsidR="009F71A1" w:rsidRPr="009F71A1" w:rsidRDefault="009F71A1" w:rsidP="009F71A1">
      <w:r>
        <w:t>Target length</w:t>
      </w:r>
      <w:r w:rsidR="003869D4">
        <w:t>;</w:t>
      </w:r>
      <w:r>
        <w:t xml:space="preserve"> </w:t>
      </w:r>
      <w:r w:rsidR="003869D4">
        <w:rPr>
          <w:i/>
          <w:iCs/>
        </w:rPr>
        <w:t xml:space="preserve">title </w:t>
      </w:r>
      <w:r w:rsidRPr="00E00514">
        <w:rPr>
          <w:i/>
          <w:iCs/>
        </w:rPr>
        <w:t xml:space="preserve">through end of </w:t>
      </w:r>
      <w:r w:rsidR="003869D4">
        <w:rPr>
          <w:i/>
          <w:iCs/>
        </w:rPr>
        <w:t xml:space="preserve">article </w:t>
      </w:r>
      <w:r w:rsidRPr="00E00514">
        <w:rPr>
          <w:i/>
          <w:iCs/>
        </w:rPr>
        <w:t>text</w:t>
      </w:r>
      <w:r>
        <w:rPr>
          <w:i/>
          <w:iCs/>
        </w:rPr>
        <w:t xml:space="preserve">:  4,000 – </w:t>
      </w:r>
      <w:proofErr w:type="gramStart"/>
      <w:r w:rsidR="003869D4">
        <w:rPr>
          <w:i/>
          <w:iCs/>
        </w:rPr>
        <w:t>5</w:t>
      </w:r>
      <w:r>
        <w:rPr>
          <w:i/>
          <w:iCs/>
        </w:rPr>
        <w:t xml:space="preserve">,000 </w:t>
      </w:r>
      <w:r w:rsidR="003869D4">
        <w:rPr>
          <w:i/>
          <w:iCs/>
        </w:rPr>
        <w:t xml:space="preserve"> words</w:t>
      </w:r>
      <w:proofErr w:type="gramEnd"/>
      <w:r w:rsidR="003869D4">
        <w:rPr>
          <w:i/>
          <w:iCs/>
        </w:rPr>
        <w:t xml:space="preserve"> (</w:t>
      </w:r>
      <w:r w:rsidR="003869D4" w:rsidRPr="00E00514">
        <w:rPr>
          <w:i/>
          <w:iCs/>
        </w:rPr>
        <w:t>not including methods, data, references</w:t>
      </w:r>
      <w:r w:rsidR="003869D4">
        <w:rPr>
          <w:i/>
          <w:iCs/>
        </w:rPr>
        <w:t>)</w:t>
      </w:r>
    </w:p>
    <w:p w14:paraId="51F08CCE" w14:textId="05AF9E9E" w:rsidR="009F71A1" w:rsidRDefault="009F71A1" w:rsidP="00402B09">
      <w:pPr>
        <w:rPr>
          <w:i/>
          <w:iCs/>
        </w:rPr>
      </w:pPr>
      <w:r>
        <w:rPr>
          <w:i/>
          <w:iCs/>
        </w:rPr>
        <w:t xml:space="preserve">[EXAMPLES: </w:t>
      </w:r>
      <w:r w:rsidR="003869D4">
        <w:rPr>
          <w:i/>
          <w:iCs/>
        </w:rPr>
        <w:t>title</w:t>
      </w:r>
      <w:r w:rsidRPr="00E00514">
        <w:rPr>
          <w:i/>
          <w:iCs/>
        </w:rPr>
        <w:t xml:space="preserve"> through end of text</w:t>
      </w:r>
      <w:r>
        <w:rPr>
          <w:i/>
          <w:iCs/>
        </w:rPr>
        <w:t xml:space="preserve">, </w:t>
      </w:r>
      <w:r w:rsidRPr="00E00514">
        <w:rPr>
          <w:i/>
          <w:iCs/>
        </w:rPr>
        <w:t>not including methods, data, references</w:t>
      </w:r>
    </w:p>
    <w:p w14:paraId="7F6F8555" w14:textId="37B4FBDC" w:rsidR="00DE7B06" w:rsidRPr="00E00514" w:rsidRDefault="009F71A1" w:rsidP="00402B09">
      <w:pPr>
        <w:rPr>
          <w:i/>
          <w:iCs/>
        </w:rPr>
      </w:pPr>
      <w:r>
        <w:rPr>
          <w:i/>
          <w:iCs/>
        </w:rPr>
        <w:t xml:space="preserve"> </w:t>
      </w:r>
      <w:r w:rsidR="00402B09" w:rsidRPr="00E00514">
        <w:rPr>
          <w:i/>
          <w:iCs/>
        </w:rPr>
        <w:t>Josephson 2021</w:t>
      </w:r>
      <w:proofErr w:type="gramStart"/>
      <w:r>
        <w:rPr>
          <w:i/>
          <w:iCs/>
        </w:rPr>
        <w:t xml:space="preserve">= </w:t>
      </w:r>
      <w:r w:rsidR="00402B09" w:rsidRPr="00E00514">
        <w:rPr>
          <w:i/>
          <w:iCs/>
        </w:rPr>
        <w:t xml:space="preserve"> 6,000</w:t>
      </w:r>
      <w:proofErr w:type="gramEnd"/>
      <w:r w:rsidR="00402B09" w:rsidRPr="00E00514">
        <w:rPr>
          <w:i/>
          <w:iCs/>
        </w:rPr>
        <w:t xml:space="preserve"> words </w:t>
      </w:r>
      <w:r w:rsidR="00F425BC">
        <w:rPr>
          <w:i/>
          <w:iCs/>
        </w:rPr>
        <w:t xml:space="preserve">   </w:t>
      </w:r>
      <w:r w:rsidR="00DE7B06" w:rsidRPr="00E00514">
        <w:rPr>
          <w:i/>
          <w:iCs/>
        </w:rPr>
        <w:t xml:space="preserve">Ma et. al. 2022 </w:t>
      </w:r>
      <w:r>
        <w:rPr>
          <w:i/>
          <w:iCs/>
        </w:rPr>
        <w:t xml:space="preserve">= </w:t>
      </w:r>
      <w:r w:rsidR="00DE7B06" w:rsidRPr="00E00514">
        <w:rPr>
          <w:i/>
          <w:iCs/>
        </w:rPr>
        <w:t xml:space="preserve">3428 words </w:t>
      </w:r>
      <w:r w:rsidR="00F425BC">
        <w:rPr>
          <w:i/>
          <w:iCs/>
        </w:rPr>
        <w:t xml:space="preserve">   </w:t>
      </w:r>
      <w:r w:rsidR="00DE7B06" w:rsidRPr="00E00514">
        <w:rPr>
          <w:i/>
          <w:iCs/>
        </w:rPr>
        <w:t xml:space="preserve">Kroeger 2023 </w:t>
      </w:r>
      <w:r>
        <w:rPr>
          <w:i/>
          <w:iCs/>
        </w:rPr>
        <w:t xml:space="preserve">= </w:t>
      </w:r>
      <w:r w:rsidR="00DE7B06" w:rsidRPr="00E00514">
        <w:rPr>
          <w:i/>
          <w:iCs/>
        </w:rPr>
        <w:t>4170 words</w:t>
      </w:r>
      <w:r>
        <w:rPr>
          <w:i/>
          <w:iCs/>
        </w:rPr>
        <w:t>]</w:t>
      </w:r>
    </w:p>
    <w:p w14:paraId="5864B3C6" w14:textId="77777777" w:rsidR="003869D4" w:rsidRDefault="003869D4" w:rsidP="00402B09"/>
    <w:p w14:paraId="6C10F403" w14:textId="69E02E7F" w:rsidR="00DE7B06" w:rsidRPr="00786184" w:rsidRDefault="003869D4" w:rsidP="00402B09">
      <w:r>
        <w:t xml:space="preserve">Our </w:t>
      </w:r>
      <w:r w:rsidR="00F425BC">
        <w:t>8-1</w:t>
      </w:r>
      <w:r>
        <w:t>6</w:t>
      </w:r>
      <w:r w:rsidR="00402B09">
        <w:t xml:space="preserve">-24 EJ draft is </w:t>
      </w:r>
      <w:r w:rsidR="00321BC9">
        <w:t>52</w:t>
      </w:r>
      <w:r>
        <w:t>58</w:t>
      </w:r>
      <w:r w:rsidR="00402B09">
        <w:t xml:space="preserve"> words from title </w:t>
      </w:r>
      <w:r w:rsidR="00321BC9">
        <w:t>up to</w:t>
      </w:r>
      <w:r w:rsidR="00402B09">
        <w:t xml:space="preserve"> </w:t>
      </w:r>
      <w:r w:rsidR="00321BC9">
        <w:t>“</w:t>
      </w:r>
      <w:r w:rsidR="00CA2C46">
        <w:t>methods</w:t>
      </w:r>
      <w:r w:rsidR="00321BC9">
        <w:t>”.</w:t>
      </w:r>
    </w:p>
    <w:p w14:paraId="15B55BA9" w14:textId="09795EED" w:rsidR="00402B09" w:rsidRPr="00797151" w:rsidRDefault="00402B09" w:rsidP="00402B09">
      <w:pPr>
        <w:pStyle w:val="Heading1"/>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timeline of drafts</w:t>
      </w:r>
      <w:r w:rsidRPr="006908C0">
        <w:rPr>
          <w:rFonts w:ascii="Times New Roman" w:eastAsia="Times New Roman" w:hAnsi="Times New Roman" w:cs="Times New Roman"/>
          <w:b/>
          <w:bCs/>
          <w:color w:val="auto"/>
          <w:sz w:val="24"/>
          <w:szCs w:val="24"/>
        </w:rPr>
        <w:t xml:space="preserve">: </w:t>
      </w:r>
      <w:r w:rsidR="00797151">
        <w:rPr>
          <w:rFonts w:ascii="Times New Roman" w:eastAsia="Times New Roman" w:hAnsi="Times New Roman" w:cs="Times New Roman"/>
          <w:b/>
          <w:bCs/>
          <w:color w:val="auto"/>
          <w:sz w:val="24"/>
          <w:szCs w:val="24"/>
        </w:rPr>
        <w:t xml:space="preserve"> </w:t>
      </w:r>
      <w:r w:rsidRPr="006908C0">
        <w:rPr>
          <w:rFonts w:ascii="Times New Roman" w:eastAsia="Times New Roman" w:hAnsi="Times New Roman" w:cs="Times New Roman"/>
          <w:color w:val="auto"/>
          <w:sz w:val="24"/>
          <w:szCs w:val="24"/>
        </w:rPr>
        <w:t>ZRS adapted to article form</w:t>
      </w:r>
      <w:r>
        <w:rPr>
          <w:rFonts w:ascii="Times New Roman" w:eastAsia="Times New Roman" w:hAnsi="Times New Roman" w:cs="Times New Roman"/>
          <w:color w:val="auto"/>
          <w:sz w:val="24"/>
          <w:szCs w:val="24"/>
        </w:rPr>
        <w:t>a</w:t>
      </w:r>
      <w:r w:rsidRPr="006908C0">
        <w:rPr>
          <w:rFonts w:ascii="Times New Roman" w:eastAsia="Times New Roman" w:hAnsi="Times New Roman" w:cs="Times New Roman"/>
          <w:color w:val="auto"/>
          <w:sz w:val="24"/>
          <w:szCs w:val="24"/>
        </w:rPr>
        <w:t>t from thesis chapter 6-5-24</w:t>
      </w:r>
      <w:r w:rsidR="00797151">
        <w:rPr>
          <w:rFonts w:ascii="Times New Roman" w:eastAsia="Times New Roman" w:hAnsi="Times New Roman" w:cs="Times New Roman"/>
          <w:color w:val="auto"/>
          <w:sz w:val="24"/>
          <w:szCs w:val="24"/>
        </w:rPr>
        <w:t xml:space="preserve"> …</w:t>
      </w:r>
    </w:p>
    <w:p w14:paraId="5E574A90" w14:textId="4D42CA28" w:rsidR="00B81DB2" w:rsidRPr="00797151" w:rsidRDefault="00B81DB2" w:rsidP="003B2926">
      <w:pPr>
        <w:rPr>
          <w:rFonts w:ascii="Times New Roman" w:hAnsi="Times New Roman" w:cs="Times New Roman"/>
          <w:color w:val="000000" w:themeColor="text1"/>
          <w:sz w:val="24"/>
          <w:szCs w:val="24"/>
        </w:rPr>
      </w:pPr>
      <w:r w:rsidRPr="00797151">
        <w:rPr>
          <w:rFonts w:ascii="Times New Roman" w:hAnsi="Times New Roman" w:cs="Times New Roman"/>
          <w:color w:val="000000" w:themeColor="text1"/>
          <w:sz w:val="24"/>
          <w:szCs w:val="24"/>
        </w:rPr>
        <w:t>BC editing 6-25. Accepting most ZRS changes, BC not using track Changes.</w:t>
      </w:r>
    </w:p>
    <w:p w14:paraId="32D5960B" w14:textId="15AD973B" w:rsidR="005E27DC" w:rsidRPr="00797151" w:rsidRDefault="005E27DC" w:rsidP="003B2926">
      <w:pPr>
        <w:rPr>
          <w:rFonts w:ascii="Times New Roman" w:hAnsi="Times New Roman" w:cs="Times New Roman"/>
          <w:color w:val="000000" w:themeColor="text1"/>
          <w:sz w:val="24"/>
          <w:szCs w:val="24"/>
        </w:rPr>
      </w:pPr>
      <w:r w:rsidRPr="00797151">
        <w:rPr>
          <w:rFonts w:ascii="Times New Roman" w:hAnsi="Times New Roman" w:cs="Times New Roman"/>
          <w:color w:val="000000" w:themeColor="text1"/>
          <w:sz w:val="24"/>
          <w:szCs w:val="24"/>
        </w:rPr>
        <w:t xml:space="preserve">ZRS edited evening 6-25. </w:t>
      </w:r>
    </w:p>
    <w:p w14:paraId="7D9B526A" w14:textId="37CE24A2" w:rsidR="00797151" w:rsidRPr="00797151" w:rsidRDefault="00797151" w:rsidP="003B2926">
      <w:pPr>
        <w:rPr>
          <w:rFonts w:ascii="Times New Roman" w:hAnsi="Times New Roman" w:cs="Times New Roman"/>
          <w:b/>
          <w:bCs/>
          <w:color w:val="000000" w:themeColor="text1"/>
          <w:sz w:val="24"/>
          <w:szCs w:val="24"/>
        </w:rPr>
      </w:pPr>
      <w:r w:rsidRPr="00797151">
        <w:rPr>
          <w:rFonts w:ascii="Times New Roman" w:hAnsi="Times New Roman" w:cs="Times New Roman"/>
          <w:color w:val="000000" w:themeColor="text1"/>
          <w:sz w:val="24"/>
          <w:szCs w:val="24"/>
        </w:rPr>
        <w:t xml:space="preserve">BC editing </w:t>
      </w:r>
      <w:r w:rsidR="003869D4">
        <w:rPr>
          <w:rFonts w:ascii="Times New Roman" w:hAnsi="Times New Roman" w:cs="Times New Roman"/>
          <w:color w:val="000000" w:themeColor="text1"/>
          <w:sz w:val="24"/>
          <w:szCs w:val="24"/>
        </w:rPr>
        <w:t>mid-August. Sent to ZRS 8-16.</w:t>
      </w:r>
    </w:p>
    <w:p w14:paraId="1CE82D06" w14:textId="3310AA47" w:rsidR="00402B09" w:rsidRPr="00AF1627" w:rsidRDefault="00402B09" w:rsidP="00AF1627">
      <w:pPr>
        <w:pStyle w:val="Heading1"/>
        <w:jc w:val="center"/>
        <w:rPr>
          <w:rFonts w:ascii="Times New Roman" w:eastAsia="Times New Roman" w:hAnsi="Times New Roman" w:cs="Times New Roman"/>
          <w:b/>
          <w:bCs/>
          <w:color w:val="auto"/>
          <w:sz w:val="24"/>
          <w:szCs w:val="24"/>
        </w:rPr>
      </w:pPr>
      <w:r w:rsidRPr="00AF1627">
        <w:rPr>
          <w:rFonts w:ascii="Times New Roman" w:eastAsia="Times New Roman" w:hAnsi="Times New Roman" w:cs="Times New Roman"/>
          <w:b/>
          <w:bCs/>
          <w:color w:val="auto"/>
          <w:sz w:val="24"/>
          <w:szCs w:val="24"/>
        </w:rPr>
        <w:t xml:space="preserve">Environmental Justice in the Colorado River </w:t>
      </w:r>
      <w:commentRangeStart w:id="0"/>
      <w:r w:rsidRPr="00AF1627">
        <w:rPr>
          <w:rFonts w:ascii="Times New Roman" w:eastAsia="Times New Roman" w:hAnsi="Times New Roman" w:cs="Times New Roman"/>
          <w:b/>
          <w:bCs/>
          <w:color w:val="auto"/>
          <w:sz w:val="24"/>
          <w:szCs w:val="24"/>
        </w:rPr>
        <w:t>Basin</w:t>
      </w:r>
      <w:commentRangeEnd w:id="0"/>
      <w:r w:rsidRPr="00AF1627">
        <w:rPr>
          <w:rStyle w:val="CommentReference"/>
          <w:rFonts w:ascii="Times New Roman" w:eastAsia="Aptos" w:hAnsi="Times New Roman" w:cs="Times New Roman"/>
          <w:b/>
          <w:bCs/>
          <w:color w:val="auto"/>
          <w:sz w:val="24"/>
          <w:szCs w:val="24"/>
        </w:rPr>
        <w:commentReference w:id="0"/>
      </w:r>
    </w:p>
    <w:p w14:paraId="150F795C" w14:textId="6561B613" w:rsidR="00AF1627" w:rsidRPr="00AF1627" w:rsidRDefault="00AF1627" w:rsidP="00AF1627">
      <w:pPr>
        <w:spacing w:line="360" w:lineRule="auto"/>
        <w:rPr>
          <w:rFonts w:ascii="Times New Roman" w:eastAsia="Times New Roman" w:hAnsi="Times New Roman" w:cs="Times New Roman"/>
          <w:sz w:val="24"/>
          <w:szCs w:val="24"/>
        </w:rPr>
      </w:pPr>
      <w:commentRangeStart w:id="1"/>
      <w:r w:rsidRPr="00AF1627">
        <w:rPr>
          <w:rFonts w:ascii="Times New Roman" w:eastAsia="Times New Roman" w:hAnsi="Times New Roman" w:cs="Times New Roman"/>
          <w:sz w:val="24"/>
          <w:szCs w:val="24"/>
        </w:rPr>
        <w:t>Water</w:t>
      </w:r>
      <w:commentRangeEnd w:id="1"/>
      <w:r w:rsidRPr="00AF1627">
        <w:rPr>
          <w:rStyle w:val="CommentReference"/>
          <w:rFonts w:ascii="Times New Roman" w:hAnsi="Times New Roman" w:cs="Times New Roman"/>
          <w:sz w:val="24"/>
          <w:szCs w:val="24"/>
        </w:rPr>
        <w:commentReference w:id="1"/>
      </w:r>
      <w:r w:rsidRPr="00AF1627">
        <w:rPr>
          <w:rFonts w:ascii="Times New Roman" w:eastAsia="Times New Roman" w:hAnsi="Times New Roman" w:cs="Times New Roman"/>
          <w:sz w:val="24"/>
          <w:szCs w:val="24"/>
        </w:rPr>
        <w:t xml:space="preserve"> access and water quality in areas receiving water from the Colorado River Basin are constrained by contamination, competition for limited supplies and lack of delivery and treatment infrastructure. These constraints adversely affect those relying on the basin’s waters, with disproportional effects on low-income areas and communities of color. In this article, we analyze differential exposure among racial and ethnic groups to four specific water-related environmental </w:t>
      </w:r>
      <w:del w:id="2" w:author="Zoey Spitzer" w:date="2024-08-20T20:07:00Z" w16du:dateUtc="2024-08-21T00:07:00Z">
        <w:r w:rsidRPr="00AF1627" w:rsidDel="004D59EB">
          <w:rPr>
            <w:rFonts w:ascii="Times New Roman" w:eastAsia="Times New Roman" w:hAnsi="Times New Roman" w:cs="Times New Roman"/>
            <w:sz w:val="24"/>
            <w:szCs w:val="24"/>
          </w:rPr>
          <w:delText>burdens;</w:delText>
        </w:r>
      </w:del>
      <w:ins w:id="3" w:author="Zoey Spitzer" w:date="2024-08-20T20:07:00Z" w16du:dateUtc="2024-08-21T00:07:00Z">
        <w:r w:rsidR="004D59EB" w:rsidRPr="00AF1627">
          <w:rPr>
            <w:rFonts w:ascii="Times New Roman" w:eastAsia="Times New Roman" w:hAnsi="Times New Roman" w:cs="Times New Roman"/>
            <w:sz w:val="24"/>
            <w:szCs w:val="24"/>
          </w:rPr>
          <w:t>burdens:</w:t>
        </w:r>
      </w:ins>
      <w:r w:rsidRPr="00AF1627">
        <w:rPr>
          <w:rFonts w:ascii="Times New Roman" w:eastAsia="Times New Roman" w:hAnsi="Times New Roman" w:cs="Times New Roman"/>
          <w:sz w:val="24"/>
          <w:szCs w:val="24"/>
        </w:rPr>
        <w:t xml:space="preserve"> dust particles in </w:t>
      </w:r>
      <w:ins w:id="4" w:author="Zoey Spitzer" w:date="2024-08-20T20:13:00Z" w16du:dateUtc="2024-08-21T00:13:00Z">
        <w:r w:rsidR="00885EC7">
          <w:rPr>
            <w:rFonts w:ascii="Times New Roman" w:eastAsia="Times New Roman" w:hAnsi="Times New Roman" w:cs="Times New Roman"/>
            <w:sz w:val="24"/>
            <w:szCs w:val="24"/>
          </w:rPr>
          <w:t xml:space="preserve">the </w:t>
        </w:r>
      </w:ins>
      <w:r w:rsidRPr="00AF1627">
        <w:rPr>
          <w:rFonts w:ascii="Times New Roman" w:eastAsia="Times New Roman" w:hAnsi="Times New Roman" w:cs="Times New Roman"/>
          <w:sz w:val="24"/>
          <w:szCs w:val="24"/>
        </w:rPr>
        <w:t xml:space="preserve">air, leaky underground storage tanks, lack of green space, and incomplete </w:t>
      </w:r>
      <w:ins w:id="5" w:author="Zoey Spitzer" w:date="2024-08-20T12:28:00Z" w16du:dateUtc="2024-08-20T16:28:00Z">
        <w:r w:rsidR="00D25BD2">
          <w:rPr>
            <w:rFonts w:ascii="Times New Roman" w:eastAsia="Times New Roman" w:hAnsi="Times New Roman" w:cs="Times New Roman"/>
            <w:sz w:val="24"/>
            <w:szCs w:val="24"/>
          </w:rPr>
          <w:t xml:space="preserve">household </w:t>
        </w:r>
      </w:ins>
      <w:ins w:id="6" w:author="Zoey Spitzer" w:date="2024-08-20T20:12:00Z" w16du:dateUtc="2024-08-21T00:12:00Z">
        <w:r w:rsidR="004D59EB">
          <w:rPr>
            <w:rFonts w:ascii="Times New Roman" w:eastAsia="Times New Roman" w:hAnsi="Times New Roman" w:cs="Times New Roman"/>
            <w:sz w:val="24"/>
            <w:szCs w:val="24"/>
          </w:rPr>
          <w:t>water access</w:t>
        </w:r>
      </w:ins>
      <w:del w:id="7" w:author="Zoey Spitzer" w:date="2024-08-20T20:12:00Z" w16du:dateUtc="2024-08-21T00:12:00Z">
        <w:r w:rsidRPr="00AF1627" w:rsidDel="004D59EB">
          <w:rPr>
            <w:rFonts w:ascii="Times New Roman" w:eastAsia="Times New Roman" w:hAnsi="Times New Roman" w:cs="Times New Roman"/>
            <w:sz w:val="24"/>
            <w:szCs w:val="24"/>
          </w:rPr>
          <w:delText>plumbing</w:delText>
        </w:r>
      </w:del>
      <w:del w:id="8" w:author="Zoey Spitzer" w:date="2024-08-20T12:28:00Z" w16du:dateUtc="2024-08-20T16:28:00Z">
        <w:r w:rsidRPr="00AF1627" w:rsidDel="00D25BD2">
          <w:rPr>
            <w:rFonts w:ascii="Times New Roman" w:eastAsia="Times New Roman" w:hAnsi="Times New Roman" w:cs="Times New Roman"/>
            <w:sz w:val="24"/>
            <w:szCs w:val="24"/>
          </w:rPr>
          <w:delText xml:space="preserve"> in the home</w:delText>
        </w:r>
      </w:del>
      <w:r w:rsidRPr="00AF1627">
        <w:rPr>
          <w:rFonts w:ascii="Times New Roman" w:eastAsia="Times New Roman" w:hAnsi="Times New Roman" w:cs="Times New Roman"/>
          <w:sz w:val="24"/>
          <w:szCs w:val="24"/>
        </w:rPr>
        <w:t xml:space="preserve">. </w:t>
      </w:r>
    </w:p>
    <w:p w14:paraId="79B00A42" w14:textId="39B74770" w:rsidR="00AF1627" w:rsidRDefault="00AF1627" w:rsidP="00402B09">
      <w:pPr>
        <w:spacing w:line="360" w:lineRule="auto"/>
        <w:rPr>
          <w:rFonts w:ascii="Times New Roman" w:eastAsia="Times New Roman" w:hAnsi="Times New Roman" w:cs="Times New Roman"/>
          <w:b/>
          <w:bCs/>
          <w:sz w:val="24"/>
          <w:szCs w:val="24"/>
        </w:rPr>
      </w:pPr>
      <w:r w:rsidRPr="00AF1627">
        <w:rPr>
          <w:rFonts w:ascii="Times New Roman" w:eastAsia="Times New Roman" w:hAnsi="Times New Roman" w:cs="Times New Roman"/>
          <w:sz w:val="24"/>
          <w:szCs w:val="24"/>
        </w:rPr>
        <w:t xml:space="preserve">We statistically analyze cross-sectional data from the U.S Council on Environmental Quality combined with U.S. census data for nearly 8,000 census tracts. These tracts are located within the CRB or receive water exported from the CRB. We find that environmental burdens examined in this study are more prevalent in census tracts with higher proportions of Hispanic, Black and American Indian populations. Dust </w:t>
      </w:r>
      <w:del w:id="9" w:author="Zoey Spitzer" w:date="2024-08-20T20:13:00Z" w16du:dateUtc="2024-08-21T00:13:00Z">
        <w:r w:rsidRPr="00AF1627" w:rsidDel="00885EC7">
          <w:rPr>
            <w:rFonts w:ascii="Times New Roman" w:eastAsia="Times New Roman" w:hAnsi="Times New Roman" w:cs="Times New Roman"/>
            <w:sz w:val="24"/>
            <w:szCs w:val="24"/>
          </w:rPr>
          <w:delText xml:space="preserve">pollution </w:delText>
        </w:r>
      </w:del>
      <w:ins w:id="10" w:author="Zoey Spitzer" w:date="2024-08-20T20:13:00Z" w16du:dateUtc="2024-08-21T00:13:00Z">
        <w:r w:rsidR="00885EC7">
          <w:rPr>
            <w:rFonts w:ascii="Times New Roman" w:eastAsia="Times New Roman" w:hAnsi="Times New Roman" w:cs="Times New Roman"/>
            <w:sz w:val="24"/>
            <w:szCs w:val="24"/>
          </w:rPr>
          <w:t>particles in the air</w:t>
        </w:r>
        <w:r w:rsidR="00885EC7" w:rsidRPr="00AF1627">
          <w:rPr>
            <w:rFonts w:ascii="Times New Roman" w:eastAsia="Times New Roman" w:hAnsi="Times New Roman" w:cs="Times New Roman"/>
            <w:sz w:val="24"/>
            <w:szCs w:val="24"/>
          </w:rPr>
          <w:t xml:space="preserve"> </w:t>
        </w:r>
      </w:ins>
      <w:proofErr w:type="gramStart"/>
      <w:r w:rsidRPr="00AF1627">
        <w:rPr>
          <w:rFonts w:ascii="Times New Roman" w:eastAsia="Times New Roman" w:hAnsi="Times New Roman" w:cs="Times New Roman"/>
          <w:sz w:val="24"/>
          <w:szCs w:val="24"/>
        </w:rPr>
        <w:t>is</w:t>
      </w:r>
      <w:proofErr w:type="gramEnd"/>
      <w:r w:rsidRPr="00AF1627">
        <w:rPr>
          <w:rFonts w:ascii="Times New Roman" w:eastAsia="Times New Roman" w:hAnsi="Times New Roman" w:cs="Times New Roman"/>
          <w:sz w:val="24"/>
          <w:szCs w:val="24"/>
        </w:rPr>
        <w:t xml:space="preserve"> pervasive throughout all groups, but lower on average in census tracts with a higher proportion of American Indian populations (which tend to be rural). These findings can </w:t>
      </w:r>
      <w:r w:rsidR="00797151">
        <w:rPr>
          <w:rFonts w:ascii="Times New Roman" w:eastAsia="Times New Roman" w:hAnsi="Times New Roman" w:cs="Times New Roman"/>
          <w:sz w:val="24"/>
          <w:szCs w:val="24"/>
        </w:rPr>
        <w:t xml:space="preserve">motivate and shape </w:t>
      </w:r>
      <w:r w:rsidRPr="00AF1627">
        <w:rPr>
          <w:rFonts w:ascii="Times New Roman" w:eastAsia="Times New Roman" w:hAnsi="Times New Roman" w:cs="Times New Roman"/>
          <w:sz w:val="24"/>
          <w:szCs w:val="24"/>
        </w:rPr>
        <w:t>policy efforts to mitigate disproportional adverse effects of environmental burdens on vulnerable populations.</w:t>
      </w:r>
    </w:p>
    <w:p w14:paraId="4FF40B2A" w14:textId="589DAEDA" w:rsidR="008D5963" w:rsidRDefault="00DC5F77" w:rsidP="00402B09">
      <w:pPr>
        <w:spacing w:line="360" w:lineRule="auto"/>
        <w:rPr>
          <w:rFonts w:ascii="Times New Roman" w:eastAsia="Times New Roman" w:hAnsi="Times New Roman" w:cs="Times New Roman"/>
          <w:sz w:val="24"/>
          <w:szCs w:val="24"/>
        </w:rPr>
      </w:pPr>
      <w:r w:rsidRPr="00B81DB2">
        <w:rPr>
          <w:rFonts w:ascii="Times New Roman" w:eastAsia="Times New Roman" w:hAnsi="Times New Roman" w:cs="Times New Roman"/>
          <w:b/>
          <w:bCs/>
          <w:sz w:val="24"/>
          <w:szCs w:val="24"/>
        </w:rPr>
        <w:lastRenderedPageBreak/>
        <w:t xml:space="preserve">Introduction </w:t>
      </w:r>
      <w:r w:rsidR="00797151" w:rsidRPr="00797151">
        <w:rPr>
          <w:rFonts w:ascii="Times New Roman" w:eastAsia="Times New Roman" w:hAnsi="Times New Roman" w:cs="Times New Roman"/>
          <w:sz w:val="24"/>
          <w:szCs w:val="24"/>
        </w:rPr>
        <w:t>Worldwide</w:t>
      </w:r>
      <w:r w:rsidR="00797151">
        <w:rPr>
          <w:rFonts w:ascii="Times New Roman" w:eastAsia="Times New Roman" w:hAnsi="Times New Roman" w:cs="Times New Roman"/>
          <w:sz w:val="24"/>
          <w:szCs w:val="24"/>
        </w:rPr>
        <w:t>, there is increasing recognition that low income and minority populations are disproportionately exposed to water shortages, impaired water quality and other water-related environmental hazards. Further, these communities have lower access to money, infrastructure and other resources that support recovery (</w:t>
      </w:r>
      <w:ins w:id="11" w:author="Zoey Spitzer" w:date="2024-08-19T13:22:00Z" w16du:dateUtc="2024-08-19T17:22:00Z">
        <w:r w:rsidR="005C653C" w:rsidRPr="005C653C">
          <w:rPr>
            <w:rFonts w:ascii="Times New Roman" w:eastAsia="Times New Roman" w:hAnsi="Times New Roman" w:cs="Times New Roman"/>
            <w:sz w:val="24"/>
            <w:szCs w:val="24"/>
          </w:rPr>
          <w:t>Deria et. al., 2020;</w:t>
        </w:r>
      </w:ins>
      <w:ins w:id="12" w:author="Zoey Spitzer" w:date="2024-08-19T13:45:00Z" w16du:dateUtc="2024-08-19T17:45:00Z">
        <w:r w:rsidR="00DF1BFB">
          <w:rPr>
            <w:rFonts w:ascii="Times New Roman" w:eastAsia="Times New Roman" w:hAnsi="Times New Roman" w:cs="Times New Roman"/>
            <w:sz w:val="24"/>
            <w:szCs w:val="24"/>
          </w:rPr>
          <w:t xml:space="preserve"> </w:t>
        </w:r>
        <w:proofErr w:type="spellStart"/>
        <w:r w:rsidR="00DF1BFB">
          <w:rPr>
            <w:rFonts w:ascii="Times New Roman" w:eastAsia="Times New Roman" w:hAnsi="Times New Roman" w:cs="Times New Roman"/>
            <w:sz w:val="24"/>
            <w:szCs w:val="24"/>
          </w:rPr>
          <w:t>Viniece</w:t>
        </w:r>
        <w:proofErr w:type="spellEnd"/>
        <w:r w:rsidR="00DF1BFB">
          <w:rPr>
            <w:rFonts w:ascii="Times New Roman" w:eastAsia="Times New Roman" w:hAnsi="Times New Roman" w:cs="Times New Roman"/>
            <w:sz w:val="24"/>
            <w:szCs w:val="24"/>
          </w:rPr>
          <w:t xml:space="preserve"> et. al., 2021; </w:t>
        </w:r>
      </w:ins>
      <w:ins w:id="13" w:author="Zoey Spitzer" w:date="2024-08-19T13:22:00Z" w16du:dateUtc="2024-08-19T17:22:00Z">
        <w:r w:rsidR="005C653C" w:rsidRPr="005C653C">
          <w:rPr>
            <w:rFonts w:ascii="Times New Roman" w:eastAsia="Times New Roman" w:hAnsi="Times New Roman" w:cs="Times New Roman"/>
            <w:sz w:val="24"/>
            <w:szCs w:val="24"/>
          </w:rPr>
          <w:t xml:space="preserve">Mueller and </w:t>
        </w:r>
        <w:proofErr w:type="spellStart"/>
        <w:r w:rsidR="005C653C" w:rsidRPr="005C653C">
          <w:rPr>
            <w:rFonts w:ascii="Times New Roman" w:eastAsia="Times New Roman" w:hAnsi="Times New Roman" w:cs="Times New Roman"/>
            <w:sz w:val="24"/>
            <w:szCs w:val="24"/>
          </w:rPr>
          <w:t>Gasteyer</w:t>
        </w:r>
        <w:proofErr w:type="spellEnd"/>
        <w:r w:rsidR="005C653C" w:rsidRPr="005C653C">
          <w:rPr>
            <w:rFonts w:ascii="Times New Roman" w:eastAsia="Times New Roman" w:hAnsi="Times New Roman" w:cs="Times New Roman"/>
            <w:sz w:val="24"/>
            <w:szCs w:val="24"/>
          </w:rPr>
          <w:t>, 202</w:t>
        </w:r>
      </w:ins>
      <w:ins w:id="14" w:author="Zoey Spitzer" w:date="2024-08-19T13:25:00Z" w16du:dateUtc="2024-08-19T17:25:00Z">
        <w:r w:rsidR="005C653C">
          <w:rPr>
            <w:rFonts w:ascii="Times New Roman" w:eastAsia="Times New Roman" w:hAnsi="Times New Roman" w:cs="Times New Roman"/>
            <w:sz w:val="24"/>
            <w:szCs w:val="24"/>
          </w:rPr>
          <w:t>3</w:t>
        </w:r>
      </w:ins>
      <w:ins w:id="15" w:author="Zoey Spitzer" w:date="2024-08-19T13:22:00Z" w16du:dateUtc="2024-08-19T17:22:00Z">
        <w:r w:rsidR="005C653C" w:rsidRPr="005C653C">
          <w:rPr>
            <w:rFonts w:ascii="Times New Roman" w:eastAsia="Times New Roman" w:hAnsi="Times New Roman" w:cs="Times New Roman"/>
            <w:sz w:val="24"/>
            <w:szCs w:val="24"/>
          </w:rPr>
          <w:t>; Bandala et. al., 2022; Sanchez et. al., 2023</w:t>
        </w:r>
        <w:r w:rsidR="005C653C">
          <w:rPr>
            <w:rFonts w:ascii="Times New Roman" w:eastAsia="Times New Roman" w:hAnsi="Times New Roman" w:cs="Times New Roman"/>
            <w:sz w:val="24"/>
            <w:szCs w:val="24"/>
          </w:rPr>
          <w:t xml:space="preserve">) </w:t>
        </w:r>
      </w:ins>
      <w:commentRangeStart w:id="16"/>
      <w:commentRangeStart w:id="17"/>
      <w:r w:rsidR="00797151">
        <w:rPr>
          <w:rFonts w:ascii="Times New Roman" w:eastAsia="Times New Roman" w:hAnsi="Times New Roman" w:cs="Times New Roman"/>
          <w:sz w:val="24"/>
          <w:szCs w:val="24"/>
        </w:rPr>
        <w:t>CITATIONS</w:t>
      </w:r>
      <w:commentRangeEnd w:id="16"/>
      <w:r w:rsidR="00797151">
        <w:rPr>
          <w:rStyle w:val="CommentReference"/>
        </w:rPr>
        <w:commentReference w:id="16"/>
      </w:r>
      <w:commentRangeEnd w:id="17"/>
      <w:r w:rsidR="005C653C">
        <w:rPr>
          <w:rStyle w:val="CommentReference"/>
        </w:rPr>
        <w:commentReference w:id="17"/>
      </w:r>
      <w:del w:id="18" w:author="Zoey Spitzer" w:date="2024-08-19T13:22:00Z" w16du:dateUtc="2024-08-19T17:22:00Z">
        <w:r w:rsidR="00797151" w:rsidDel="005C653C">
          <w:rPr>
            <w:rFonts w:ascii="Times New Roman" w:eastAsia="Times New Roman" w:hAnsi="Times New Roman" w:cs="Times New Roman"/>
            <w:sz w:val="24"/>
            <w:szCs w:val="24"/>
          </w:rPr>
          <w:delText>)</w:delText>
        </w:r>
      </w:del>
      <w:r w:rsidR="00797151">
        <w:rPr>
          <w:rFonts w:ascii="Times New Roman" w:eastAsia="Times New Roman" w:hAnsi="Times New Roman" w:cs="Times New Roman"/>
          <w:sz w:val="24"/>
          <w:szCs w:val="24"/>
        </w:rPr>
        <w:t xml:space="preserve">. </w:t>
      </w:r>
      <w:r w:rsidR="008D5963">
        <w:rPr>
          <w:rFonts w:ascii="Times New Roman" w:eastAsia="Times New Roman" w:hAnsi="Times New Roman" w:cs="Times New Roman"/>
          <w:sz w:val="24"/>
          <w:szCs w:val="24"/>
        </w:rPr>
        <w:t xml:space="preserve">This article focuses on water-related environmental justice issues in the U.S. Southwest. </w:t>
      </w:r>
    </w:p>
    <w:p w14:paraId="1849C947" w14:textId="0ECD3B51" w:rsidR="00CA2C46" w:rsidRDefault="00CA2C46"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waters of the </w:t>
      </w:r>
      <w:r w:rsidRPr="002E4C0A">
        <w:rPr>
          <w:rFonts w:ascii="Times New Roman" w:eastAsia="Times New Roman" w:hAnsi="Times New Roman" w:cs="Times New Roman"/>
          <w:sz w:val="24"/>
          <w:szCs w:val="24"/>
        </w:rPr>
        <w:t xml:space="preserve">Colorado River </w:t>
      </w:r>
      <w:r>
        <w:rPr>
          <w:rFonts w:ascii="Times New Roman" w:eastAsia="Times New Roman" w:hAnsi="Times New Roman" w:cs="Times New Roman"/>
          <w:sz w:val="24"/>
          <w:szCs w:val="24"/>
        </w:rPr>
        <w:t>Basin</w:t>
      </w:r>
      <w:r w:rsidR="00262632">
        <w:rPr>
          <w:rFonts w:ascii="Times New Roman" w:eastAsia="Times New Roman" w:hAnsi="Times New Roman" w:cs="Times New Roman"/>
          <w:sz w:val="24"/>
          <w:szCs w:val="24"/>
        </w:rPr>
        <w:t xml:space="preserve"> (CRB)</w:t>
      </w:r>
      <w:r>
        <w:rPr>
          <w:rFonts w:ascii="Times New Roman" w:eastAsia="Times New Roman" w:hAnsi="Times New Roman" w:cs="Times New Roman"/>
          <w:sz w:val="24"/>
          <w:szCs w:val="24"/>
        </w:rPr>
        <w:t xml:space="preserve"> are vital to the southwestern U.S. </w:t>
      </w:r>
      <w:r w:rsidR="004B2A1D">
        <w:rPr>
          <w:rFonts w:ascii="Times New Roman" w:eastAsia="Times New Roman" w:hAnsi="Times New Roman" w:cs="Times New Roman"/>
          <w:sz w:val="24"/>
          <w:szCs w:val="24"/>
        </w:rPr>
        <w:t>O</w:t>
      </w:r>
      <w:r>
        <w:rPr>
          <w:rFonts w:ascii="Times New Roman" w:eastAsia="Times New Roman" w:hAnsi="Times New Roman" w:cs="Times New Roman"/>
          <w:sz w:val="24"/>
          <w:szCs w:val="24"/>
        </w:rPr>
        <w:t>ver</w:t>
      </w:r>
      <w:r w:rsidR="00402B09" w:rsidRPr="002E4C0A">
        <w:rPr>
          <w:rFonts w:ascii="Times New Roman" w:eastAsia="Times New Roman" w:hAnsi="Times New Roman" w:cs="Times New Roman"/>
          <w:sz w:val="24"/>
          <w:szCs w:val="24"/>
        </w:rPr>
        <w:t xml:space="preserve"> 40 million </w:t>
      </w:r>
      <w:r>
        <w:rPr>
          <w:rFonts w:ascii="Times New Roman" w:eastAsia="Times New Roman" w:hAnsi="Times New Roman" w:cs="Times New Roman"/>
          <w:sz w:val="24"/>
          <w:szCs w:val="24"/>
        </w:rPr>
        <w:t>people</w:t>
      </w:r>
      <w:r w:rsidR="008C0FE7">
        <w:rPr>
          <w:rFonts w:ascii="Times New Roman" w:eastAsia="Times New Roman" w:hAnsi="Times New Roman" w:cs="Times New Roman"/>
          <w:sz w:val="24"/>
          <w:szCs w:val="24"/>
        </w:rPr>
        <w:t xml:space="preserve"> </w:t>
      </w:r>
      <w:r w:rsidR="00C35FD1">
        <w:rPr>
          <w:rFonts w:ascii="Times New Roman" w:eastAsia="Times New Roman" w:hAnsi="Times New Roman" w:cs="Times New Roman"/>
          <w:sz w:val="24"/>
          <w:szCs w:val="24"/>
        </w:rPr>
        <w:t xml:space="preserve">in the U.S. </w:t>
      </w:r>
      <w:r w:rsidR="008C0FE7">
        <w:rPr>
          <w:rFonts w:ascii="Times New Roman" w:eastAsia="Times New Roman" w:hAnsi="Times New Roman" w:cs="Times New Roman"/>
          <w:sz w:val="24"/>
          <w:szCs w:val="24"/>
        </w:rPr>
        <w:t>depend upon these waters</w:t>
      </w:r>
      <w:r>
        <w:rPr>
          <w:rFonts w:ascii="Times New Roman" w:eastAsia="Times New Roman" w:hAnsi="Times New Roman" w:cs="Times New Roman"/>
          <w:sz w:val="24"/>
          <w:szCs w:val="24"/>
        </w:rPr>
        <w:t>,</w:t>
      </w:r>
      <w:r w:rsidR="008C0FE7">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resid</w:t>
      </w:r>
      <w:r>
        <w:rPr>
          <w:rFonts w:ascii="Times New Roman" w:eastAsia="Times New Roman" w:hAnsi="Times New Roman" w:cs="Times New Roman"/>
          <w:sz w:val="24"/>
          <w:szCs w:val="24"/>
        </w:rPr>
        <w:t xml:space="preserve">ing </w:t>
      </w:r>
      <w:r w:rsidR="00402B09" w:rsidRPr="002E4C0A">
        <w:rPr>
          <w:rFonts w:ascii="Times New Roman" w:eastAsia="Times New Roman" w:hAnsi="Times New Roman" w:cs="Times New Roman"/>
          <w:sz w:val="24"/>
          <w:szCs w:val="24"/>
        </w:rPr>
        <w:t xml:space="preserve">in the </w:t>
      </w:r>
      <w:r w:rsidR="00402B09">
        <w:rPr>
          <w:rFonts w:ascii="Times New Roman" w:eastAsia="Times New Roman" w:hAnsi="Times New Roman" w:cs="Times New Roman"/>
          <w:sz w:val="24"/>
          <w:szCs w:val="24"/>
        </w:rPr>
        <w:t xml:space="preserve">geographic basin </w:t>
      </w:r>
      <w:r>
        <w:rPr>
          <w:rFonts w:ascii="Times New Roman" w:eastAsia="Times New Roman" w:hAnsi="Times New Roman" w:cs="Times New Roman"/>
          <w:sz w:val="24"/>
          <w:szCs w:val="24"/>
        </w:rPr>
        <w:t xml:space="preserve">itself and the areas outside the basin that receive </w:t>
      </w:r>
      <w:r w:rsidR="008C0FE7">
        <w:rPr>
          <w:rFonts w:ascii="Times New Roman" w:eastAsia="Times New Roman" w:hAnsi="Times New Roman" w:cs="Times New Roman"/>
          <w:sz w:val="24"/>
          <w:szCs w:val="24"/>
        </w:rPr>
        <w:t xml:space="preserve">its </w:t>
      </w:r>
      <w:r>
        <w:rPr>
          <w:rFonts w:ascii="Times New Roman" w:eastAsia="Times New Roman" w:hAnsi="Times New Roman" w:cs="Times New Roman"/>
          <w:sz w:val="24"/>
          <w:szCs w:val="24"/>
        </w:rPr>
        <w:t xml:space="preserve">water. </w:t>
      </w:r>
      <w:r w:rsidR="00C35FD1">
        <w:rPr>
          <w:rFonts w:ascii="Times New Roman" w:eastAsia="Times New Roman" w:hAnsi="Times New Roman" w:cs="Times New Roman"/>
          <w:sz w:val="24"/>
          <w:szCs w:val="24"/>
        </w:rPr>
        <w:t>The CRB provides water for o</w:t>
      </w:r>
      <w:r w:rsidR="003B6275">
        <w:rPr>
          <w:rFonts w:ascii="Times New Roman" w:eastAsia="Times New Roman" w:hAnsi="Times New Roman" w:cs="Times New Roman"/>
          <w:sz w:val="24"/>
          <w:szCs w:val="24"/>
        </w:rPr>
        <w:t>ver 5</w:t>
      </w:r>
      <w:r>
        <w:rPr>
          <w:rFonts w:ascii="Times New Roman" w:eastAsia="Times New Roman" w:hAnsi="Times New Roman" w:cs="Times New Roman"/>
          <w:sz w:val="24"/>
          <w:szCs w:val="24"/>
        </w:rPr>
        <w:t xml:space="preserve"> million acres of irrigated cropland, hundreds of national parks</w:t>
      </w:r>
      <w:r w:rsidR="00C35FD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monuments and other recreation and cultural sites, dozens of federally listed species and vast natural areas of forest, </w:t>
      </w:r>
      <w:r w:rsidR="004B2A1D">
        <w:rPr>
          <w:rFonts w:ascii="Times New Roman" w:eastAsia="Times New Roman" w:hAnsi="Times New Roman" w:cs="Times New Roman"/>
          <w:sz w:val="24"/>
          <w:szCs w:val="24"/>
        </w:rPr>
        <w:t xml:space="preserve">canyons, </w:t>
      </w:r>
      <w:r>
        <w:rPr>
          <w:rFonts w:ascii="Times New Roman" w:eastAsia="Times New Roman" w:hAnsi="Times New Roman" w:cs="Times New Roman"/>
          <w:sz w:val="24"/>
          <w:szCs w:val="24"/>
        </w:rPr>
        <w:t>grasslands and desert</w:t>
      </w:r>
      <w:r w:rsidR="00402B09" w:rsidRPr="002E4C0A">
        <w:rPr>
          <w:rFonts w:ascii="Times New Roman" w:eastAsia="Times New Roman" w:hAnsi="Times New Roman" w:cs="Times New Roman"/>
          <w:sz w:val="24"/>
          <w:szCs w:val="24"/>
        </w:rPr>
        <w:t xml:space="preserve"> (Richter et. al., 2024).</w:t>
      </w:r>
      <w:r w:rsidR="00402B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Basin is in crisis, with multiple high-level </w:t>
      </w:r>
      <w:r w:rsidR="008C0FE7">
        <w:rPr>
          <w:rFonts w:ascii="Times New Roman" w:eastAsia="Times New Roman" w:hAnsi="Times New Roman" w:cs="Times New Roman"/>
          <w:sz w:val="24"/>
          <w:szCs w:val="24"/>
        </w:rPr>
        <w:t xml:space="preserve">federal-state-tribal </w:t>
      </w:r>
      <w:r>
        <w:rPr>
          <w:rFonts w:ascii="Times New Roman" w:eastAsia="Times New Roman" w:hAnsi="Times New Roman" w:cs="Times New Roman"/>
          <w:sz w:val="24"/>
          <w:szCs w:val="24"/>
        </w:rPr>
        <w:t xml:space="preserve">negotiations underway to </w:t>
      </w:r>
      <w:r w:rsidR="00B81DB2">
        <w:rPr>
          <w:rFonts w:ascii="Times New Roman" w:eastAsia="Times New Roman" w:hAnsi="Times New Roman" w:cs="Times New Roman"/>
          <w:sz w:val="24"/>
          <w:szCs w:val="24"/>
        </w:rPr>
        <w:t>identify</w:t>
      </w:r>
      <w:r>
        <w:rPr>
          <w:rFonts w:ascii="Times New Roman" w:eastAsia="Times New Roman" w:hAnsi="Times New Roman" w:cs="Times New Roman"/>
          <w:sz w:val="24"/>
          <w:szCs w:val="24"/>
        </w:rPr>
        <w:t xml:space="preserve"> a sustainable path forward. </w:t>
      </w:r>
      <w:r w:rsidR="007A27D0">
        <w:rPr>
          <w:rFonts w:ascii="Times New Roman" w:eastAsia="Times New Roman" w:hAnsi="Times New Roman" w:cs="Times New Roman"/>
          <w:sz w:val="24"/>
          <w:szCs w:val="24"/>
        </w:rPr>
        <w:t>W</w:t>
      </w:r>
      <w:r>
        <w:rPr>
          <w:rFonts w:ascii="Times New Roman" w:eastAsia="Times New Roman" w:hAnsi="Times New Roman" w:cs="Times New Roman"/>
          <w:sz w:val="24"/>
          <w:szCs w:val="24"/>
        </w:rPr>
        <w:t>ithin this</w:t>
      </w:r>
      <w:r w:rsidR="007A27D0">
        <w:rPr>
          <w:rFonts w:ascii="Times New Roman" w:eastAsia="Times New Roman" w:hAnsi="Times New Roman" w:cs="Times New Roman"/>
          <w:sz w:val="24"/>
          <w:szCs w:val="24"/>
        </w:rPr>
        <w:t xml:space="preserve"> context of urgency, this article </w:t>
      </w:r>
      <w:r w:rsidR="008C0FE7">
        <w:rPr>
          <w:rFonts w:ascii="Times New Roman" w:eastAsia="Times New Roman" w:hAnsi="Times New Roman" w:cs="Times New Roman"/>
          <w:sz w:val="24"/>
          <w:szCs w:val="24"/>
        </w:rPr>
        <w:t xml:space="preserve">highlights </w:t>
      </w:r>
      <w:r w:rsidR="008D5963">
        <w:rPr>
          <w:rFonts w:ascii="Times New Roman" w:eastAsia="Times New Roman" w:hAnsi="Times New Roman" w:cs="Times New Roman"/>
          <w:sz w:val="24"/>
          <w:szCs w:val="24"/>
        </w:rPr>
        <w:t>environmental</w:t>
      </w:r>
      <w:r w:rsidR="008C0FE7">
        <w:rPr>
          <w:rFonts w:ascii="Times New Roman" w:eastAsia="Times New Roman" w:hAnsi="Times New Roman" w:cs="Times New Roman"/>
          <w:sz w:val="24"/>
          <w:szCs w:val="24"/>
        </w:rPr>
        <w:t xml:space="preserve"> justice concerns related to the management of the waters of the </w:t>
      </w:r>
      <w:r w:rsidR="00C35FD1">
        <w:rPr>
          <w:rFonts w:ascii="Times New Roman" w:eastAsia="Times New Roman" w:hAnsi="Times New Roman" w:cs="Times New Roman"/>
          <w:sz w:val="24"/>
          <w:szCs w:val="24"/>
        </w:rPr>
        <w:t>CRB</w:t>
      </w:r>
      <w:r w:rsidR="008C0FE7">
        <w:rPr>
          <w:rFonts w:ascii="Times New Roman" w:eastAsia="Times New Roman" w:hAnsi="Times New Roman" w:cs="Times New Roman"/>
          <w:sz w:val="24"/>
          <w:szCs w:val="24"/>
        </w:rPr>
        <w:t xml:space="preserve">, concerns that could readily be </w:t>
      </w:r>
      <w:r w:rsidR="00B81DB2">
        <w:rPr>
          <w:rFonts w:ascii="Times New Roman" w:eastAsia="Times New Roman" w:hAnsi="Times New Roman" w:cs="Times New Roman"/>
          <w:sz w:val="24"/>
          <w:szCs w:val="24"/>
        </w:rPr>
        <w:t xml:space="preserve">overlooked </w:t>
      </w:r>
      <w:r w:rsidR="008C0FE7">
        <w:rPr>
          <w:rFonts w:ascii="Times New Roman" w:eastAsia="Times New Roman" w:hAnsi="Times New Roman" w:cs="Times New Roman"/>
          <w:sz w:val="24"/>
          <w:szCs w:val="24"/>
        </w:rPr>
        <w:t xml:space="preserve">in the efforts to secure water for farms, cities and industry. </w:t>
      </w:r>
      <w:r w:rsidR="00591D19">
        <w:rPr>
          <w:rFonts w:ascii="Times New Roman" w:eastAsia="Times New Roman" w:hAnsi="Times New Roman" w:cs="Times New Roman"/>
          <w:sz w:val="24"/>
          <w:szCs w:val="24"/>
        </w:rPr>
        <w:t>We draw</w:t>
      </w:r>
      <w:r w:rsidR="008C0FE7">
        <w:rPr>
          <w:rFonts w:ascii="Times New Roman" w:eastAsia="Times New Roman" w:hAnsi="Times New Roman" w:cs="Times New Roman"/>
          <w:sz w:val="24"/>
          <w:szCs w:val="24"/>
        </w:rPr>
        <w:t xml:space="preserve"> upon new source</w:t>
      </w:r>
      <w:r w:rsidR="004B2A1D">
        <w:rPr>
          <w:rFonts w:ascii="Times New Roman" w:eastAsia="Times New Roman" w:hAnsi="Times New Roman" w:cs="Times New Roman"/>
          <w:sz w:val="24"/>
          <w:szCs w:val="24"/>
        </w:rPr>
        <w:t>s</w:t>
      </w:r>
      <w:r w:rsidR="008C0FE7">
        <w:rPr>
          <w:rFonts w:ascii="Times New Roman" w:eastAsia="Times New Roman" w:hAnsi="Times New Roman" w:cs="Times New Roman"/>
          <w:sz w:val="24"/>
          <w:szCs w:val="24"/>
        </w:rPr>
        <w:t xml:space="preserve"> of data to examine patterns of </w:t>
      </w:r>
      <w:r w:rsidR="004B2A1D">
        <w:rPr>
          <w:rFonts w:ascii="Times New Roman" w:eastAsia="Times New Roman" w:hAnsi="Times New Roman" w:cs="Times New Roman"/>
          <w:sz w:val="24"/>
          <w:szCs w:val="24"/>
        </w:rPr>
        <w:t xml:space="preserve">water-related </w:t>
      </w:r>
      <w:commentRangeStart w:id="19"/>
      <w:commentRangeStart w:id="20"/>
      <w:commentRangeStart w:id="21"/>
      <w:commentRangeStart w:id="22"/>
      <w:commentRangeStart w:id="23"/>
      <w:r w:rsidR="008C0FE7">
        <w:rPr>
          <w:rFonts w:ascii="Times New Roman" w:eastAsia="Times New Roman" w:hAnsi="Times New Roman" w:cs="Times New Roman"/>
          <w:sz w:val="24"/>
          <w:szCs w:val="24"/>
        </w:rPr>
        <w:t>environmental</w:t>
      </w:r>
      <w:commentRangeEnd w:id="19"/>
      <w:r w:rsidR="004B2A1D">
        <w:rPr>
          <w:rStyle w:val="CommentReference"/>
        </w:rPr>
        <w:commentReference w:id="19"/>
      </w:r>
      <w:commentRangeEnd w:id="20"/>
      <w:r w:rsidR="00B012B6">
        <w:rPr>
          <w:rStyle w:val="CommentReference"/>
        </w:rPr>
        <w:commentReference w:id="20"/>
      </w:r>
      <w:commentRangeEnd w:id="21"/>
      <w:r w:rsidR="008F2A65">
        <w:rPr>
          <w:rStyle w:val="CommentReference"/>
        </w:rPr>
        <w:commentReference w:id="21"/>
      </w:r>
      <w:commentRangeEnd w:id="22"/>
      <w:r w:rsidR="00F0073E">
        <w:rPr>
          <w:rStyle w:val="CommentReference"/>
        </w:rPr>
        <w:commentReference w:id="22"/>
      </w:r>
      <w:commentRangeEnd w:id="23"/>
      <w:r w:rsidR="00F0073E">
        <w:rPr>
          <w:rStyle w:val="CommentReference"/>
        </w:rPr>
        <w:commentReference w:id="23"/>
      </w:r>
      <w:r w:rsidR="008C0FE7">
        <w:rPr>
          <w:rFonts w:ascii="Times New Roman" w:eastAsia="Times New Roman" w:hAnsi="Times New Roman" w:cs="Times New Roman"/>
          <w:sz w:val="24"/>
          <w:szCs w:val="24"/>
        </w:rPr>
        <w:t xml:space="preserve"> burdens across racial and </w:t>
      </w:r>
      <w:r w:rsidR="004B2A1D">
        <w:rPr>
          <w:rFonts w:ascii="Times New Roman" w:eastAsia="Times New Roman" w:hAnsi="Times New Roman" w:cs="Times New Roman"/>
          <w:sz w:val="24"/>
          <w:szCs w:val="24"/>
        </w:rPr>
        <w:t>ethnic</w:t>
      </w:r>
      <w:r w:rsidR="008C0FE7">
        <w:rPr>
          <w:rFonts w:ascii="Times New Roman" w:eastAsia="Times New Roman" w:hAnsi="Times New Roman" w:cs="Times New Roman"/>
          <w:sz w:val="24"/>
          <w:szCs w:val="24"/>
        </w:rPr>
        <w:t xml:space="preserve"> groups at the U.S. census tract spatial scale. </w:t>
      </w:r>
    </w:p>
    <w:p w14:paraId="1213F19C" w14:textId="5BD9FC18" w:rsidR="00402B09" w:rsidRDefault="008D5963"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402B09">
        <w:rPr>
          <w:rFonts w:ascii="Times New Roman" w:eastAsia="Times New Roman" w:hAnsi="Times New Roman" w:cs="Times New Roman"/>
          <w:sz w:val="24"/>
          <w:szCs w:val="24"/>
        </w:rPr>
        <w:t xml:space="preserve">he term </w:t>
      </w:r>
      <w:r w:rsidR="00402B09">
        <w:rPr>
          <w:rFonts w:ascii="Times New Roman" w:eastAsia="Times New Roman" w:hAnsi="Times New Roman" w:cs="Times New Roman"/>
          <w:i/>
          <w:iCs/>
          <w:sz w:val="24"/>
          <w:szCs w:val="24"/>
        </w:rPr>
        <w:t>Area</w:t>
      </w:r>
      <w:r w:rsidR="008C0FE7">
        <w:rPr>
          <w:rFonts w:ascii="Times New Roman" w:eastAsia="Times New Roman" w:hAnsi="Times New Roman" w:cs="Times New Roman"/>
          <w:i/>
          <w:iCs/>
          <w:sz w:val="24"/>
          <w:szCs w:val="24"/>
        </w:rPr>
        <w:t>s</w:t>
      </w:r>
      <w:r w:rsidR="00402B09">
        <w:rPr>
          <w:rFonts w:ascii="Times New Roman" w:eastAsia="Times New Roman" w:hAnsi="Times New Roman" w:cs="Times New Roman"/>
          <w:i/>
          <w:iCs/>
          <w:sz w:val="24"/>
          <w:szCs w:val="24"/>
        </w:rPr>
        <w:t xml:space="preserve"> Receiving Colorado River Water </w:t>
      </w:r>
      <w:r w:rsidR="00402B09">
        <w:rPr>
          <w:rFonts w:ascii="Times New Roman" w:eastAsia="Times New Roman" w:hAnsi="Times New Roman" w:cs="Times New Roman"/>
          <w:sz w:val="24"/>
          <w:szCs w:val="24"/>
        </w:rPr>
        <w:t>(ARCRW) denote</w:t>
      </w:r>
      <w:r>
        <w:rPr>
          <w:rFonts w:ascii="Times New Roman" w:eastAsia="Times New Roman" w:hAnsi="Times New Roman" w:cs="Times New Roman"/>
          <w:sz w:val="24"/>
          <w:szCs w:val="24"/>
        </w:rPr>
        <w:t>s</w:t>
      </w:r>
      <w:r w:rsidR="00402B09">
        <w:rPr>
          <w:rFonts w:ascii="Times New Roman" w:eastAsia="Times New Roman" w:hAnsi="Times New Roman" w:cs="Times New Roman"/>
          <w:sz w:val="24"/>
          <w:szCs w:val="24"/>
        </w:rPr>
        <w:t xml:space="preserve"> the geographic </w:t>
      </w:r>
      <w:r w:rsidR="00262632">
        <w:rPr>
          <w:rFonts w:ascii="Times New Roman" w:eastAsia="Times New Roman" w:hAnsi="Times New Roman" w:cs="Times New Roman"/>
          <w:sz w:val="24"/>
          <w:szCs w:val="24"/>
        </w:rPr>
        <w:t>CRB</w:t>
      </w:r>
      <w:r w:rsidR="00402B09">
        <w:rPr>
          <w:rFonts w:ascii="Times New Roman" w:eastAsia="Times New Roman" w:hAnsi="Times New Roman" w:cs="Times New Roman"/>
          <w:sz w:val="24"/>
          <w:szCs w:val="24"/>
        </w:rPr>
        <w:t xml:space="preserve"> plus the areas outside that basin that receive Colorado River water deliveries</w:t>
      </w:r>
      <w:r>
        <w:rPr>
          <w:rFonts w:ascii="Times New Roman" w:eastAsia="Times New Roman" w:hAnsi="Times New Roman" w:cs="Times New Roman"/>
          <w:sz w:val="24"/>
          <w:szCs w:val="24"/>
        </w:rPr>
        <w:t>, shown in Figure 1</w:t>
      </w:r>
      <w:r w:rsidR="00402B09">
        <w:rPr>
          <w:rFonts w:ascii="Times New Roman" w:eastAsia="Times New Roman" w:hAnsi="Times New Roman" w:cs="Times New Roman"/>
          <w:sz w:val="24"/>
          <w:szCs w:val="24"/>
        </w:rPr>
        <w:t xml:space="preserve">. The population of the </w:t>
      </w:r>
      <w:r w:rsidR="00402B09" w:rsidRPr="008C0FE7">
        <w:rPr>
          <w:rFonts w:ascii="Times New Roman" w:eastAsia="Times New Roman" w:hAnsi="Times New Roman" w:cs="Times New Roman"/>
          <w:i/>
          <w:iCs/>
          <w:sz w:val="24"/>
          <w:szCs w:val="24"/>
        </w:rPr>
        <w:t>ARCRW</w:t>
      </w:r>
      <w:r w:rsidR="00402B09">
        <w:rPr>
          <w:rFonts w:ascii="Times New Roman" w:eastAsia="Times New Roman" w:hAnsi="Times New Roman" w:cs="Times New Roman"/>
          <w:sz w:val="24"/>
          <w:szCs w:val="24"/>
        </w:rPr>
        <w:t xml:space="preserve"> is 36.7% Hispanic, 5.2% </w:t>
      </w:r>
      <w:r w:rsidR="00AA0984">
        <w:rPr>
          <w:rFonts w:ascii="Times New Roman" w:eastAsia="Times New Roman" w:hAnsi="Times New Roman" w:cs="Times New Roman"/>
          <w:sz w:val="24"/>
          <w:szCs w:val="24"/>
        </w:rPr>
        <w:t>B</w:t>
      </w:r>
      <w:r w:rsidR="00402B09">
        <w:rPr>
          <w:rFonts w:ascii="Times New Roman" w:eastAsia="Times New Roman" w:hAnsi="Times New Roman" w:cs="Times New Roman"/>
          <w:sz w:val="24"/>
          <w:szCs w:val="24"/>
        </w:rPr>
        <w:t xml:space="preserve">lack, 1.5% Native American and 44.3% </w:t>
      </w:r>
      <w:r w:rsidR="00AA0984">
        <w:rPr>
          <w:rFonts w:ascii="Times New Roman" w:eastAsia="Times New Roman" w:hAnsi="Times New Roman" w:cs="Times New Roman"/>
          <w:sz w:val="24"/>
          <w:szCs w:val="24"/>
        </w:rPr>
        <w:t>W</w:t>
      </w:r>
      <w:r w:rsidR="00402B09">
        <w:rPr>
          <w:rFonts w:ascii="Times New Roman" w:eastAsia="Times New Roman" w:hAnsi="Times New Roman" w:cs="Times New Roman"/>
          <w:sz w:val="24"/>
          <w:szCs w:val="24"/>
        </w:rPr>
        <w:t>hite</w:t>
      </w:r>
      <w:r w:rsidR="00C35FD1">
        <w:rPr>
          <w:rFonts w:ascii="Times New Roman" w:eastAsia="Times New Roman" w:hAnsi="Times New Roman" w:cs="Times New Roman"/>
          <w:sz w:val="24"/>
          <w:szCs w:val="24"/>
        </w:rPr>
        <w:t xml:space="preserve"> </w:t>
      </w:r>
      <w:r w:rsidR="00C35FD1" w:rsidRPr="008D5963">
        <w:rPr>
          <w:rFonts w:ascii="Times New Roman" w:eastAsia="Times New Roman" w:hAnsi="Times New Roman" w:cs="Times New Roman"/>
          <w:sz w:val="24"/>
          <w:szCs w:val="24"/>
        </w:rPr>
        <w:t>(</w:t>
      </w:r>
      <w:ins w:id="24" w:author="Zoey Spitzer" w:date="2024-08-19T14:32:00Z" w16du:dateUtc="2024-08-19T18:32:00Z">
        <w:r w:rsidR="0029007D" w:rsidRPr="0029007D">
          <w:rPr>
            <w:rFonts w:ascii="Times New Roman" w:eastAsia="Times New Roman" w:hAnsi="Times New Roman" w:cs="Times New Roman"/>
            <w:sz w:val="24"/>
            <w:szCs w:val="24"/>
          </w:rPr>
          <w:t>U.S. Census Bureau, 2019</w:t>
        </w:r>
      </w:ins>
      <w:commentRangeStart w:id="25"/>
      <w:commentRangeStart w:id="26"/>
      <w:r w:rsidR="00C35FD1" w:rsidRPr="008D5963">
        <w:rPr>
          <w:rFonts w:ascii="Times New Roman" w:eastAsia="Times New Roman" w:hAnsi="Times New Roman" w:cs="Times New Roman"/>
          <w:sz w:val="24"/>
          <w:szCs w:val="24"/>
        </w:rPr>
        <w:t>CITATION</w:t>
      </w:r>
      <w:commentRangeEnd w:id="25"/>
      <w:r>
        <w:rPr>
          <w:rStyle w:val="CommentReference"/>
        </w:rPr>
        <w:commentReference w:id="25"/>
      </w:r>
      <w:commentRangeEnd w:id="26"/>
      <w:r w:rsidR="0029007D">
        <w:rPr>
          <w:rStyle w:val="CommentReference"/>
        </w:rPr>
        <w:commentReference w:id="26"/>
      </w:r>
      <w:r w:rsidR="00C35FD1" w:rsidRPr="008D5963">
        <w:rPr>
          <w:rFonts w:ascii="Times New Roman" w:eastAsia="Times New Roman" w:hAnsi="Times New Roman" w:cs="Times New Roman"/>
          <w:sz w:val="24"/>
          <w:szCs w:val="24"/>
        </w:rPr>
        <w:t>)</w:t>
      </w:r>
      <w:ins w:id="27" w:author="Zoey Spitzer" w:date="2024-08-19T14:27:00Z" w16du:dateUtc="2024-08-19T18:27:00Z">
        <w:r w:rsidR="00045C1C">
          <w:rPr>
            <w:rFonts w:ascii="Times New Roman" w:eastAsia="Times New Roman" w:hAnsi="Times New Roman" w:cs="Times New Roman"/>
            <w:sz w:val="24"/>
            <w:szCs w:val="24"/>
          </w:rPr>
          <w:t>. These statistics have a</w:t>
        </w:r>
      </w:ins>
      <w:ins w:id="28" w:author="Zoey Spitzer" w:date="2024-08-19T14:25:00Z" w16du:dateUtc="2024-08-19T18:25:00Z">
        <w:r w:rsidR="00045C1C">
          <w:rPr>
            <w:rFonts w:ascii="Times New Roman" w:eastAsia="Times New Roman" w:hAnsi="Times New Roman" w:cs="Times New Roman"/>
            <w:sz w:val="24"/>
            <w:szCs w:val="24"/>
          </w:rPr>
          <w:t xml:space="preserve"> similar spread to the</w:t>
        </w:r>
      </w:ins>
      <w:ins w:id="29" w:author="Zoey Spitzer" w:date="2024-08-20T12:23:00Z" w16du:dateUtc="2024-08-20T16:23:00Z">
        <w:r w:rsidR="00D25BD2">
          <w:rPr>
            <w:rFonts w:ascii="Times New Roman" w:eastAsia="Times New Roman" w:hAnsi="Times New Roman" w:cs="Times New Roman"/>
            <w:sz w:val="24"/>
            <w:szCs w:val="24"/>
          </w:rPr>
          <w:t xml:space="preserve"> </w:t>
        </w:r>
      </w:ins>
      <w:ins w:id="30" w:author="Zoey Spitzer" w:date="2024-08-19T14:25:00Z" w16du:dateUtc="2024-08-19T18:25:00Z">
        <w:r w:rsidR="00045C1C">
          <w:rPr>
            <w:rFonts w:ascii="Times New Roman" w:eastAsia="Times New Roman" w:hAnsi="Times New Roman" w:cs="Times New Roman"/>
            <w:sz w:val="24"/>
            <w:szCs w:val="24"/>
          </w:rPr>
          <w:t>population in th</w:t>
        </w:r>
      </w:ins>
      <w:ins w:id="31" w:author="Zoey Spitzer" w:date="2024-08-19T14:26:00Z" w16du:dateUtc="2024-08-19T18:26:00Z">
        <w:r w:rsidR="00045C1C">
          <w:rPr>
            <w:rFonts w:ascii="Times New Roman" w:eastAsia="Times New Roman" w:hAnsi="Times New Roman" w:cs="Times New Roman"/>
            <w:sz w:val="24"/>
            <w:szCs w:val="24"/>
          </w:rPr>
          <w:t xml:space="preserve">e </w:t>
        </w:r>
      </w:ins>
      <w:ins w:id="32" w:author="Zoey Spitzer" w:date="2024-08-20T12:23:00Z" w16du:dateUtc="2024-08-20T16:23:00Z">
        <w:r w:rsidR="00D25BD2">
          <w:rPr>
            <w:rFonts w:ascii="Times New Roman" w:eastAsia="Times New Roman" w:hAnsi="Times New Roman" w:cs="Times New Roman"/>
            <w:sz w:val="24"/>
            <w:szCs w:val="24"/>
          </w:rPr>
          <w:t xml:space="preserve">entire </w:t>
        </w:r>
      </w:ins>
      <w:ins w:id="33" w:author="Zoey Spitzer" w:date="2024-08-19T14:26:00Z" w16du:dateUtc="2024-08-19T18:26:00Z">
        <w:r w:rsidR="00045C1C">
          <w:rPr>
            <w:rFonts w:ascii="Times New Roman" w:eastAsia="Times New Roman" w:hAnsi="Times New Roman" w:cs="Times New Roman"/>
            <w:sz w:val="24"/>
            <w:szCs w:val="24"/>
          </w:rPr>
          <w:t>United States which is</w:t>
        </w:r>
      </w:ins>
      <w:del w:id="34" w:author="Zoey Spitzer" w:date="2024-08-19T14:25:00Z" w16du:dateUtc="2024-08-19T18:25:00Z">
        <w:r w:rsidR="00402B09" w:rsidRPr="008D5963" w:rsidDel="00045C1C">
          <w:rPr>
            <w:rFonts w:ascii="Times New Roman" w:eastAsia="Times New Roman" w:hAnsi="Times New Roman" w:cs="Times New Roman"/>
            <w:sz w:val="24"/>
            <w:szCs w:val="24"/>
          </w:rPr>
          <w:delText>.</w:delText>
        </w:r>
      </w:del>
      <w:ins w:id="35" w:author="Zoey Spitzer" w:date="2024-08-19T14:22:00Z" w16du:dateUtc="2024-08-19T18:22:00Z">
        <w:r w:rsidR="00481EC7">
          <w:rPr>
            <w:rFonts w:ascii="Times New Roman" w:eastAsia="Times New Roman" w:hAnsi="Times New Roman" w:cs="Times New Roman"/>
            <w:sz w:val="24"/>
            <w:szCs w:val="24"/>
          </w:rPr>
          <w:t xml:space="preserve"> </w:t>
        </w:r>
      </w:ins>
      <w:ins w:id="36" w:author="Zoey Spitzer" w:date="2024-08-19T14:23:00Z" w16du:dateUtc="2024-08-19T18:23:00Z">
        <w:r w:rsidR="00481EC7">
          <w:rPr>
            <w:rFonts w:ascii="Times New Roman" w:eastAsia="Times New Roman" w:hAnsi="Times New Roman" w:cs="Times New Roman"/>
            <w:sz w:val="24"/>
            <w:szCs w:val="24"/>
          </w:rPr>
          <w:t>34.8% Hispanic, 5.0% Black,</w:t>
        </w:r>
      </w:ins>
      <w:ins w:id="37" w:author="Zoey Spitzer" w:date="2024-08-19T14:24:00Z" w16du:dateUtc="2024-08-19T18:24:00Z">
        <w:r w:rsidR="00481EC7">
          <w:rPr>
            <w:rFonts w:ascii="Times New Roman" w:eastAsia="Times New Roman" w:hAnsi="Times New Roman" w:cs="Times New Roman"/>
            <w:sz w:val="24"/>
            <w:szCs w:val="24"/>
          </w:rPr>
          <w:t xml:space="preserve"> 1.2% Native American</w:t>
        </w:r>
      </w:ins>
      <w:ins w:id="38" w:author="Zoey Spitzer" w:date="2024-08-19T14:25:00Z" w16du:dateUtc="2024-08-19T18:25:00Z">
        <w:r w:rsidR="00481EC7">
          <w:rPr>
            <w:rFonts w:ascii="Times New Roman" w:eastAsia="Times New Roman" w:hAnsi="Times New Roman" w:cs="Times New Roman"/>
            <w:sz w:val="24"/>
            <w:szCs w:val="24"/>
          </w:rPr>
          <w:t xml:space="preserve"> and 45.2% White</w:t>
        </w:r>
      </w:ins>
      <w:ins w:id="39" w:author="Zoey Spitzer" w:date="2024-08-19T14:32:00Z" w16du:dateUtc="2024-08-19T18:32:00Z">
        <w:r w:rsidR="0029007D">
          <w:rPr>
            <w:rFonts w:ascii="Times New Roman" w:eastAsia="Times New Roman" w:hAnsi="Times New Roman" w:cs="Times New Roman"/>
            <w:sz w:val="24"/>
            <w:szCs w:val="24"/>
          </w:rPr>
          <w:t xml:space="preserve"> (</w:t>
        </w:r>
        <w:r w:rsidR="0029007D" w:rsidRPr="0029007D">
          <w:rPr>
            <w:rFonts w:ascii="Times New Roman" w:eastAsia="Times New Roman" w:hAnsi="Times New Roman" w:cs="Times New Roman"/>
            <w:sz w:val="24"/>
            <w:szCs w:val="24"/>
            <w:rPrChange w:id="40" w:author="Zoey Spitzer" w:date="2024-08-19T14:32:00Z" w16du:dateUtc="2024-08-19T18:32:00Z">
              <w:rPr>
                <w:rFonts w:ascii="Times New Roman" w:hAnsi="Times New Roman" w:cs="Times New Roman"/>
              </w:rPr>
            </w:rPrChange>
          </w:rPr>
          <w:t>U.S. Census Bureau, 2019</w:t>
        </w:r>
        <w:r w:rsidR="0029007D">
          <w:rPr>
            <w:rFonts w:ascii="Times New Roman" w:hAnsi="Times New Roman" w:cs="Times New Roman"/>
          </w:rPr>
          <w:t>)</w:t>
        </w:r>
      </w:ins>
      <w:ins w:id="41" w:author="Zoey Spitzer" w:date="2024-08-19T14:25:00Z" w16du:dateUtc="2024-08-19T18:25:00Z">
        <w:r w:rsidR="00481EC7">
          <w:rPr>
            <w:rFonts w:ascii="Times New Roman" w:eastAsia="Times New Roman" w:hAnsi="Times New Roman" w:cs="Times New Roman"/>
            <w:sz w:val="24"/>
            <w:szCs w:val="24"/>
          </w:rPr>
          <w:t xml:space="preserve">. </w:t>
        </w:r>
      </w:ins>
      <w:ins w:id="42" w:author="Zoey Spitzer" w:date="2024-08-19T14:23:00Z" w16du:dateUtc="2024-08-19T18:23:00Z">
        <w:r w:rsidR="00481EC7">
          <w:rPr>
            <w:rFonts w:ascii="Times New Roman" w:eastAsia="Times New Roman" w:hAnsi="Times New Roman" w:cs="Times New Roman"/>
            <w:sz w:val="24"/>
            <w:szCs w:val="24"/>
          </w:rPr>
          <w:t xml:space="preserve"> </w:t>
        </w:r>
      </w:ins>
      <w:r w:rsidR="00402B09">
        <w:rPr>
          <w:rFonts w:ascii="Times New Roman" w:eastAsia="Times New Roman" w:hAnsi="Times New Roman" w:cs="Times New Roman"/>
          <w:sz w:val="24"/>
          <w:szCs w:val="24"/>
        </w:rPr>
        <w:t xml:space="preserve"> </w:t>
      </w:r>
    </w:p>
    <w:p w14:paraId="2228AA84" w14:textId="31F4DF0A" w:rsidR="00402B09" w:rsidRDefault="00402B09" w:rsidP="00402B09">
      <w:pPr>
        <w:spacing w:line="360" w:lineRule="auto"/>
        <w:rPr>
          <w:ins w:id="43" w:author="Zoey Spitzer" w:date="2024-06-25T23:43: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6831BD">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591D19">
        <w:rPr>
          <w:rFonts w:ascii="Times New Roman" w:eastAsia="Times New Roman" w:hAnsi="Times New Roman" w:cs="Times New Roman"/>
          <w:sz w:val="24"/>
          <w:szCs w:val="24"/>
        </w:rPr>
        <w:t>is shaded</w:t>
      </w:r>
      <w:r w:rsidR="00DC2058">
        <w:rPr>
          <w:rFonts w:ascii="Times New Roman" w:eastAsia="Times New Roman" w:hAnsi="Times New Roman" w:cs="Times New Roman"/>
          <w:sz w:val="24"/>
          <w:szCs w:val="24"/>
        </w:rPr>
        <w:t xml:space="preserve"> to indicate % of non-white population (Hispanic non-white plus Black plus Native American) in </w:t>
      </w:r>
      <w:r w:rsidR="006831BD">
        <w:rPr>
          <w:rFonts w:ascii="Times New Roman" w:eastAsia="Times New Roman" w:hAnsi="Times New Roman" w:cs="Times New Roman"/>
          <w:sz w:val="24"/>
          <w:szCs w:val="24"/>
        </w:rPr>
        <w:t xml:space="preserve">the 7,764 census </w:t>
      </w:r>
      <w:r w:rsidR="00DC2058">
        <w:rPr>
          <w:rFonts w:ascii="Times New Roman" w:eastAsia="Times New Roman" w:hAnsi="Times New Roman" w:cs="Times New Roman"/>
          <w:sz w:val="24"/>
          <w:szCs w:val="24"/>
        </w:rPr>
        <w:t>tract</w:t>
      </w:r>
      <w:r w:rsidR="006831BD">
        <w:rPr>
          <w:rFonts w:ascii="Times New Roman" w:eastAsia="Times New Roman" w:hAnsi="Times New Roman" w:cs="Times New Roman"/>
          <w:sz w:val="24"/>
          <w:szCs w:val="24"/>
        </w:rPr>
        <w:t>s of the ARCRW</w:t>
      </w:r>
      <w:r w:rsidR="00E06719">
        <w:rPr>
          <w:rFonts w:ascii="Times New Roman" w:eastAsia="Times New Roman" w:hAnsi="Times New Roman" w:cs="Times New Roman"/>
          <w:sz w:val="24"/>
          <w:szCs w:val="24"/>
        </w:rPr>
        <w:t xml:space="preserve">. Figure 1 </w:t>
      </w:r>
      <w:r w:rsidR="00DC2058">
        <w:rPr>
          <w:rFonts w:ascii="Times New Roman" w:eastAsia="Times New Roman" w:hAnsi="Times New Roman" w:cs="Times New Roman"/>
          <w:sz w:val="24"/>
          <w:szCs w:val="24"/>
        </w:rPr>
        <w:t>demonstrates t</w:t>
      </w:r>
      <w:r>
        <w:rPr>
          <w:rFonts w:ascii="Times New Roman" w:eastAsia="Times New Roman" w:hAnsi="Times New Roman" w:cs="Times New Roman"/>
          <w:sz w:val="24"/>
          <w:szCs w:val="24"/>
        </w:rPr>
        <w:t xml:space="preserve">hat some census tracts in rural areas are predominantly populated by people of color. Figures </w:t>
      </w:r>
      <w:r w:rsidR="006831B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and </w:t>
      </w:r>
      <w:r w:rsidR="006831BD">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show finer detail of race and ethnicity in urban census tracts</w:t>
      </w:r>
      <w:r w:rsidR="008D5963">
        <w:rPr>
          <w:rFonts w:ascii="Times New Roman" w:eastAsia="Times New Roman" w:hAnsi="Times New Roman" w:cs="Times New Roman"/>
          <w:sz w:val="24"/>
          <w:szCs w:val="24"/>
        </w:rPr>
        <w:t>, using</w:t>
      </w:r>
      <w:r>
        <w:rPr>
          <w:rFonts w:ascii="Times New Roman" w:eastAsia="Times New Roman" w:hAnsi="Times New Roman" w:cs="Times New Roman"/>
          <w:sz w:val="24"/>
          <w:szCs w:val="24"/>
        </w:rPr>
        <w:t xml:space="preserve"> the Phoenix and Denver metropolitan area</w:t>
      </w:r>
      <w:r w:rsidR="008D5963">
        <w:rPr>
          <w:rFonts w:ascii="Times New Roman" w:eastAsia="Times New Roman" w:hAnsi="Times New Roman" w:cs="Times New Roman"/>
          <w:sz w:val="24"/>
          <w:szCs w:val="24"/>
        </w:rPr>
        <w:t>s as examples</w:t>
      </w:r>
      <w:r>
        <w:rPr>
          <w:rFonts w:ascii="Times New Roman" w:eastAsia="Times New Roman" w:hAnsi="Times New Roman" w:cs="Times New Roman"/>
          <w:sz w:val="24"/>
          <w:szCs w:val="24"/>
        </w:rPr>
        <w:t xml:space="preserve">. </w:t>
      </w:r>
      <w:r w:rsidR="008D5963">
        <w:rPr>
          <w:rFonts w:ascii="Times New Roman" w:eastAsia="Times New Roman" w:hAnsi="Times New Roman" w:cs="Times New Roman"/>
          <w:sz w:val="24"/>
          <w:szCs w:val="24"/>
        </w:rPr>
        <w:t xml:space="preserve">Figures 2 and 3 </w:t>
      </w:r>
      <w:r>
        <w:rPr>
          <w:rFonts w:ascii="Times New Roman" w:eastAsia="Times New Roman" w:hAnsi="Times New Roman" w:cs="Times New Roman"/>
          <w:sz w:val="24"/>
          <w:szCs w:val="24"/>
        </w:rPr>
        <w:t xml:space="preserve">indicate high concentrations of people of color in specific urban census tracts, reinforcing the uneven distribution by race and ethnicity found in </w:t>
      </w:r>
      <w:r>
        <w:rPr>
          <w:rFonts w:ascii="Times New Roman" w:eastAsia="Times New Roman" w:hAnsi="Times New Roman" w:cs="Times New Roman"/>
          <w:sz w:val="24"/>
          <w:szCs w:val="24"/>
        </w:rPr>
        <w:lastRenderedPageBreak/>
        <w:t xml:space="preserve">more rural census tracts and highlighting </w:t>
      </w:r>
      <w:r w:rsidR="00E06719">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008D5963">
        <w:rPr>
          <w:rFonts w:ascii="Times New Roman" w:eastAsia="Times New Roman" w:hAnsi="Times New Roman" w:cs="Times New Roman"/>
          <w:sz w:val="24"/>
          <w:szCs w:val="24"/>
        </w:rPr>
        <w:t xml:space="preserve">notably </w:t>
      </w:r>
      <w:r>
        <w:rPr>
          <w:rFonts w:ascii="Times New Roman" w:eastAsia="Times New Roman" w:hAnsi="Times New Roman" w:cs="Times New Roman"/>
          <w:sz w:val="24"/>
          <w:szCs w:val="24"/>
        </w:rPr>
        <w:t xml:space="preserve">segregated </w:t>
      </w:r>
      <w:r w:rsidR="00E06719">
        <w:rPr>
          <w:rFonts w:ascii="Times New Roman" w:eastAsia="Times New Roman" w:hAnsi="Times New Roman" w:cs="Times New Roman"/>
          <w:sz w:val="24"/>
          <w:szCs w:val="24"/>
        </w:rPr>
        <w:t>population pattern in parts of the</w:t>
      </w:r>
      <w:r>
        <w:rPr>
          <w:rFonts w:ascii="Times New Roman" w:eastAsia="Times New Roman" w:hAnsi="Times New Roman" w:cs="Times New Roman"/>
          <w:sz w:val="24"/>
          <w:szCs w:val="24"/>
        </w:rPr>
        <w:t xml:space="preserve"> ARCRW.</w:t>
      </w:r>
    </w:p>
    <w:p w14:paraId="2AFB2CB1" w14:textId="4BF6B5C9" w:rsidR="004838B2" w:rsidRDefault="009F6BD2" w:rsidP="00C35FD1">
      <w:pPr>
        <w:spacing w:line="360" w:lineRule="auto"/>
        <w:jc w:val="center"/>
        <w:rPr>
          <w:ins w:id="44" w:author="Zoey Spitzer" w:date="2024-06-25T23:44:00Z"/>
          <w:rFonts w:ascii="Times New Roman" w:eastAsia="Times New Roman" w:hAnsi="Times New Roman" w:cs="Times New Roman"/>
          <w:sz w:val="24"/>
          <w:szCs w:val="24"/>
        </w:rPr>
      </w:pPr>
      <w:ins w:id="45" w:author="Zoey Spitzer" w:date="2024-06-25T23:44:00Z">
        <w:r w:rsidRPr="000555A9">
          <w:rPr>
            <w:rFonts w:ascii="Times New Roman" w:hAnsi="Times New Roman" w:cs="Times New Roman"/>
            <w:noProof/>
            <w:sz w:val="24"/>
            <w:szCs w:val="24"/>
          </w:rPr>
          <w:drawing>
            <wp:inline distT="0" distB="0" distL="0" distR="0" wp14:anchorId="52A8BD9B" wp14:editId="5CB36AA6">
              <wp:extent cx="5888932" cy="6029864"/>
              <wp:effectExtent l="0" t="0" r="0" b="0"/>
              <wp:docPr id="80730848" name="Picture 2" descr="A map of the united states&#10;&#10;Description automatically generated">
                <a:extLst xmlns:a="http://schemas.openxmlformats.org/drawingml/2006/main">
                  <a:ext uri="{FF2B5EF4-FFF2-40B4-BE49-F238E27FC236}">
                    <a16:creationId xmlns:a16="http://schemas.microsoft.com/office/drawing/2014/main" id="{8411AAD5-4645-CC8F-853E-0519A0467A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map of the united states&#10;&#10;Description automatically generated">
                        <a:extLst>
                          <a:ext uri="{FF2B5EF4-FFF2-40B4-BE49-F238E27FC236}">
                            <a16:creationId xmlns:a16="http://schemas.microsoft.com/office/drawing/2014/main" id="{8411AAD5-4645-CC8F-853E-0519A0467A78}"/>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01625" cy="6042861"/>
                      </a:xfrm>
                      <a:prstGeom prst="rect">
                        <a:avLst/>
                      </a:prstGeom>
                    </pic:spPr>
                  </pic:pic>
                </a:graphicData>
              </a:graphic>
            </wp:inline>
          </w:drawing>
        </w:r>
      </w:ins>
    </w:p>
    <w:p w14:paraId="57B1513E" w14:textId="44A9FEAA" w:rsidR="002233EA" w:rsidRDefault="00A377BB" w:rsidP="00A377BB">
      <w:pPr>
        <w:jc w:val="center"/>
        <w:rPr>
          <w:ins w:id="46" w:author="Zoey Spitzer" w:date="2024-06-25T23:44:00Z"/>
          <w:rFonts w:ascii="Times New Roman" w:hAnsi="Times New Roman" w:cs="Times New Roman"/>
          <w:sz w:val="24"/>
          <w:szCs w:val="24"/>
        </w:rPr>
      </w:pPr>
      <w:ins w:id="47" w:author="Zoey Spitzer" w:date="2024-06-25T23:44:00Z">
        <w:r>
          <w:rPr>
            <w:rFonts w:ascii="Times New Roman" w:hAnsi="Times New Roman" w:cs="Times New Roman"/>
            <w:sz w:val="24"/>
            <w:szCs w:val="24"/>
          </w:rPr>
          <w:t>Figure 1. % Non-White Population in 2019 by U.S. Census Tracts in ARCRW</w:t>
        </w:r>
      </w:ins>
    </w:p>
    <w:p w14:paraId="4D932217" w14:textId="551B2135" w:rsidR="00A377BB" w:rsidRDefault="006506E4" w:rsidP="00A377BB">
      <w:pPr>
        <w:jc w:val="center"/>
        <w:rPr>
          <w:ins w:id="48" w:author="Zoey Spitzer" w:date="2024-06-25T23:45:00Z"/>
          <w:rFonts w:ascii="Times New Roman" w:hAnsi="Times New Roman" w:cs="Times New Roman"/>
          <w:sz w:val="24"/>
          <w:szCs w:val="24"/>
        </w:rPr>
      </w:pPr>
      <w:ins w:id="49" w:author="Zoey Spitzer" w:date="2024-06-25T23:45:00Z">
        <w:r w:rsidRPr="000E6EDE">
          <w:rPr>
            <w:rFonts w:ascii="Times New Roman" w:hAnsi="Times New Roman" w:cs="Times New Roman"/>
            <w:noProof/>
            <w:sz w:val="24"/>
            <w:szCs w:val="24"/>
          </w:rPr>
          <w:lastRenderedPageBreak/>
          <w:drawing>
            <wp:inline distT="0" distB="0" distL="0" distR="0" wp14:anchorId="0CD5DF66" wp14:editId="39854187">
              <wp:extent cx="3349903" cy="3459192"/>
              <wp:effectExtent l="0" t="0" r="3175" b="8255"/>
              <wp:docPr id="791849983" name="Picture 4" descr="A map of a city&#10;&#10;Description automatically generated">
                <a:extLst xmlns:a="http://schemas.openxmlformats.org/drawingml/2006/main">
                  <a:ext uri="{FF2B5EF4-FFF2-40B4-BE49-F238E27FC236}">
                    <a16:creationId xmlns:a16="http://schemas.microsoft.com/office/drawing/2014/main" id="{2F0C4C83-9407-015C-FC17-5FB72126A6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map of a city&#10;&#10;Description automatically generated">
                        <a:extLst>
                          <a:ext uri="{FF2B5EF4-FFF2-40B4-BE49-F238E27FC236}">
                            <a16:creationId xmlns:a16="http://schemas.microsoft.com/office/drawing/2014/main" id="{2F0C4C83-9407-015C-FC17-5FB72126A6D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54938" cy="3464392"/>
                      </a:xfrm>
                      <a:prstGeom prst="rect">
                        <a:avLst/>
                      </a:prstGeom>
                    </pic:spPr>
                  </pic:pic>
                </a:graphicData>
              </a:graphic>
            </wp:inline>
          </w:drawing>
        </w:r>
      </w:ins>
    </w:p>
    <w:p w14:paraId="1C3F7B19" w14:textId="68988D87" w:rsidR="006506E4" w:rsidRDefault="006506E4" w:rsidP="006506E4">
      <w:pPr>
        <w:spacing w:line="360" w:lineRule="auto"/>
        <w:jc w:val="center"/>
        <w:rPr>
          <w:ins w:id="50" w:author="Zoey Spitzer" w:date="2024-06-25T23:45:00Z"/>
          <w:rFonts w:ascii="Times New Roman" w:hAnsi="Times New Roman" w:cs="Times New Roman"/>
          <w:sz w:val="24"/>
          <w:szCs w:val="24"/>
        </w:rPr>
      </w:pPr>
      <w:ins w:id="51" w:author="Zoey Spitzer" w:date="2024-06-25T23:45:00Z">
        <w:r>
          <w:rPr>
            <w:rFonts w:ascii="Times New Roman" w:hAnsi="Times New Roman" w:cs="Times New Roman"/>
            <w:sz w:val="24"/>
            <w:szCs w:val="24"/>
          </w:rPr>
          <w:t>Figure 2. % Non-White Population in 2019 in Phoenix and Surrounding Areas</w:t>
        </w:r>
      </w:ins>
    </w:p>
    <w:p w14:paraId="6B60CE4C" w14:textId="675E5370" w:rsidR="006506E4" w:rsidRDefault="006506E4" w:rsidP="006506E4">
      <w:pPr>
        <w:spacing w:line="360" w:lineRule="auto"/>
        <w:jc w:val="center"/>
        <w:rPr>
          <w:ins w:id="52" w:author="Zoey Spitzer" w:date="2024-06-25T23:46:00Z"/>
          <w:rFonts w:ascii="Times New Roman" w:hAnsi="Times New Roman" w:cs="Times New Roman"/>
          <w:sz w:val="24"/>
          <w:szCs w:val="24"/>
        </w:rPr>
      </w:pPr>
      <w:ins w:id="53" w:author="Zoey Spitzer" w:date="2024-06-25T23:46:00Z">
        <w:r>
          <w:rPr>
            <w:rFonts w:ascii="Times New Roman" w:hAnsi="Times New Roman" w:cs="Times New Roman"/>
            <w:noProof/>
            <w:sz w:val="24"/>
            <w:szCs w:val="24"/>
            <w14:ligatures w14:val="standardContextual"/>
          </w:rPr>
          <w:drawing>
            <wp:inline distT="0" distB="0" distL="0" distR="0" wp14:anchorId="28B3DC69" wp14:editId="4380C2D8">
              <wp:extent cx="3355510" cy="3450566"/>
              <wp:effectExtent l="0" t="0" r="0" b="0"/>
              <wp:docPr id="518916661" name="Picture 2"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65023" name="Picture 2" descr="A map of a cit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67676" cy="3463076"/>
                      </a:xfrm>
                      <a:prstGeom prst="rect">
                        <a:avLst/>
                      </a:prstGeom>
                    </pic:spPr>
                  </pic:pic>
                </a:graphicData>
              </a:graphic>
            </wp:inline>
          </w:drawing>
        </w:r>
      </w:ins>
    </w:p>
    <w:p w14:paraId="79326578" w14:textId="2B4A2BB0" w:rsidR="006506E4" w:rsidRPr="00C35FD1" w:rsidRDefault="006506E4" w:rsidP="00C35FD1">
      <w:pPr>
        <w:spacing w:line="360" w:lineRule="auto"/>
        <w:jc w:val="center"/>
        <w:rPr>
          <w:rFonts w:ascii="Times New Roman" w:hAnsi="Times New Roman" w:cs="Times New Roman"/>
          <w:sz w:val="24"/>
          <w:szCs w:val="24"/>
        </w:rPr>
      </w:pPr>
      <w:ins w:id="54" w:author="Zoey Spitzer" w:date="2024-06-25T23:46:00Z">
        <w:r>
          <w:rPr>
            <w:rFonts w:ascii="Times New Roman" w:hAnsi="Times New Roman" w:cs="Times New Roman"/>
            <w:sz w:val="24"/>
            <w:szCs w:val="24"/>
          </w:rPr>
          <w:t xml:space="preserve">Figure </w:t>
        </w:r>
      </w:ins>
      <w:ins w:id="55" w:author="Zoey Spitzer" w:date="2024-06-25T23:47:00Z">
        <w:r w:rsidR="00B24648">
          <w:rPr>
            <w:rFonts w:ascii="Times New Roman" w:hAnsi="Times New Roman" w:cs="Times New Roman"/>
            <w:sz w:val="24"/>
            <w:szCs w:val="24"/>
          </w:rPr>
          <w:t>3</w:t>
        </w:r>
      </w:ins>
      <w:ins w:id="56" w:author="Zoey Spitzer" w:date="2024-06-25T23:46:00Z">
        <w:r>
          <w:rPr>
            <w:rFonts w:ascii="Times New Roman" w:hAnsi="Times New Roman" w:cs="Times New Roman"/>
            <w:sz w:val="24"/>
            <w:szCs w:val="24"/>
          </w:rPr>
          <w:t>. % Non-White Population in 2019 in Denver, Colorado and Surrounding Areas</w:t>
        </w:r>
      </w:ins>
    </w:p>
    <w:p w14:paraId="52EBD181" w14:textId="64538329" w:rsidR="003F70E8" w:rsidRPr="00407617" w:rsidDel="00885EC7" w:rsidRDefault="00402B09" w:rsidP="00407617">
      <w:pPr>
        <w:pStyle w:val="NormalWeb"/>
        <w:spacing w:line="360" w:lineRule="auto"/>
        <w:rPr>
          <w:del w:id="57" w:author="Zoey Spitzer" w:date="2024-08-20T20:16:00Z" w16du:dateUtc="2024-08-21T00:16:00Z"/>
          <w:color w:val="1B1B1B"/>
        </w:rPr>
      </w:pPr>
      <w:r>
        <w:lastRenderedPageBreak/>
        <w:t>Given the divers</w:t>
      </w:r>
      <w:r w:rsidR="008C0FE7">
        <w:t xml:space="preserve">e racial and ethnic groups </w:t>
      </w:r>
      <w:r>
        <w:t xml:space="preserve">of the ARCRW and the uneven spatial distribution of </w:t>
      </w:r>
      <w:r w:rsidR="00DC2058">
        <w:t>people of color</w:t>
      </w:r>
      <w:r>
        <w:t xml:space="preserve">, it is natural to </w:t>
      </w:r>
      <w:r w:rsidR="008D5963">
        <w:t>examine</w:t>
      </w:r>
      <w:r>
        <w:t xml:space="preserve"> how access to amenities and exposure to hazards is distributed around the ARCRW and among different populations. </w:t>
      </w:r>
      <w:r w:rsidR="00E06719">
        <w:t xml:space="preserve">Given </w:t>
      </w:r>
      <w:r w:rsidR="004B2A1D">
        <w:t>t</w:t>
      </w:r>
      <w:r w:rsidR="00E06719">
        <w:t>he ongoing urgent dialogue about managing the waters of the CRB, it</w:t>
      </w:r>
      <w:r w:rsidR="004B2A1D">
        <w:t xml:space="preserve"> also </w:t>
      </w:r>
      <w:r w:rsidR="00E06719">
        <w:t xml:space="preserve">is </w:t>
      </w:r>
      <w:r w:rsidR="004B2A1D">
        <w:t xml:space="preserve">timely to consider how management of the region’s water affects environmental </w:t>
      </w:r>
      <w:commentRangeStart w:id="58"/>
      <w:commentRangeStart w:id="59"/>
      <w:r w:rsidR="004B2A1D">
        <w:t>justice</w:t>
      </w:r>
      <w:commentRangeEnd w:id="58"/>
      <w:r w:rsidR="006E05A0">
        <w:rPr>
          <w:rStyle w:val="CommentReference"/>
        </w:rPr>
        <w:commentReference w:id="58"/>
      </w:r>
      <w:commentRangeEnd w:id="59"/>
      <w:r w:rsidR="007D01A9">
        <w:rPr>
          <w:rStyle w:val="CommentReference"/>
          <w:rFonts w:ascii="Aptos" w:eastAsia="Aptos" w:hAnsi="Aptos" w:cs="Aptos"/>
        </w:rPr>
        <w:commentReference w:id="59"/>
      </w:r>
      <w:r w:rsidR="004139F6">
        <w:t xml:space="preserve"> (EJ)</w:t>
      </w:r>
      <w:r w:rsidR="004B2A1D">
        <w:t>.</w:t>
      </w:r>
      <w:r w:rsidR="00A6363B">
        <w:t xml:space="preserve"> Environmental justice is defined by the US Environmental Protection Agency</w:t>
      </w:r>
      <w:r w:rsidR="008476ED">
        <w:t xml:space="preserve"> (EPA</w:t>
      </w:r>
      <w:r w:rsidR="008476ED" w:rsidRPr="00407617">
        <w:t>)</w:t>
      </w:r>
      <w:r w:rsidR="00A6363B" w:rsidRPr="00407617">
        <w:t xml:space="preserve"> </w:t>
      </w:r>
      <w:r w:rsidR="00407617" w:rsidRPr="00407617">
        <w:t>as “</w:t>
      </w:r>
      <w:r w:rsidR="00407617" w:rsidRPr="00407617">
        <w:rPr>
          <w:color w:val="1B1B1B"/>
        </w:rPr>
        <w:t>the just treatment and meaningful involvement of all people, regardless of income, race, color, national origin, Tribal affiliation, or disability, in agency decision-making and other Federal activities that affect human health and the environment</w:t>
      </w:r>
      <w:r w:rsidR="00407617" w:rsidRPr="00407617">
        <w:t xml:space="preserve"> … </w:t>
      </w:r>
      <w:r w:rsidR="00407617" w:rsidRPr="00407617">
        <w:rPr>
          <w:color w:val="1B1B1B"/>
        </w:rPr>
        <w:t>so that people are fully protected from disproportionate and adverse human health and environmental effects (including risks) and hazards</w:t>
      </w:r>
      <w:r w:rsidR="00407617">
        <w:rPr>
          <w:color w:val="1B1B1B"/>
        </w:rPr>
        <w:t>; and</w:t>
      </w:r>
      <w:r w:rsidR="00407617" w:rsidRPr="00407617">
        <w:t xml:space="preserve"> </w:t>
      </w:r>
      <w:r w:rsidR="00407617" w:rsidRPr="00407617">
        <w:rPr>
          <w:color w:val="1B1B1B"/>
        </w:rPr>
        <w:t>have equitable access to a healthy, sustainable, and resilient environment …</w:t>
      </w:r>
      <w:ins w:id="60" w:author="Zoey Spitzer" w:date="2024-08-20T12:25:00Z" w16du:dateUtc="2024-08-20T16:25:00Z">
        <w:r w:rsidR="00D25BD2">
          <w:rPr>
            <w:color w:val="1B1B1B"/>
          </w:rPr>
          <w:t>”</w:t>
        </w:r>
      </w:ins>
      <w:del w:id="61" w:author="Zoey Spitzer" w:date="2024-08-20T12:25:00Z" w16du:dateUtc="2024-08-20T16:25:00Z">
        <w:r w:rsidR="00407617" w:rsidRPr="00407617" w:rsidDel="00D25BD2">
          <w:rPr>
            <w:color w:val="1B1B1B"/>
          </w:rPr>
          <w:delText xml:space="preserve"> “</w:delText>
        </w:r>
      </w:del>
      <w:r w:rsidR="00407617" w:rsidRPr="00407617">
        <w:rPr>
          <w:color w:val="1B1B1B"/>
        </w:rPr>
        <w:t xml:space="preserve"> </w:t>
      </w:r>
      <w:r w:rsidR="008476ED" w:rsidRPr="00407617">
        <w:t>(</w:t>
      </w:r>
      <w:r w:rsidR="00C46133" w:rsidRPr="00407617">
        <w:t xml:space="preserve">U.S. </w:t>
      </w:r>
      <w:r w:rsidR="008476ED" w:rsidRPr="00407617">
        <w:t>Environmental Protection Agency, n.d.)</w:t>
      </w:r>
      <w:r w:rsidR="00A6363B" w:rsidRPr="00407617">
        <w:t xml:space="preserve">. </w:t>
      </w:r>
    </w:p>
    <w:p w14:paraId="64D61318" w14:textId="77777777" w:rsidR="00407617" w:rsidRDefault="00407617" w:rsidP="00885EC7">
      <w:pPr>
        <w:pStyle w:val="NormalWeb"/>
        <w:spacing w:line="360" w:lineRule="auto"/>
        <w:pPrChange w:id="62" w:author="Zoey Spitzer" w:date="2024-08-20T20:16:00Z" w16du:dateUtc="2024-08-21T00:16:00Z">
          <w:pPr>
            <w:spacing w:line="360" w:lineRule="auto"/>
          </w:pPr>
        </w:pPrChange>
      </w:pPr>
    </w:p>
    <w:p w14:paraId="4D63988F" w14:textId="12DA11DC" w:rsidR="00DC2058" w:rsidRDefault="000F3FD2" w:rsidP="00DC2058">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Context </w:t>
      </w:r>
      <w:r w:rsidR="00DC2058">
        <w:rPr>
          <w:rFonts w:ascii="Times New Roman" w:eastAsia="Times New Roman" w:hAnsi="Times New Roman" w:cs="Times New Roman"/>
          <w:b/>
          <w:bCs/>
          <w:sz w:val="24"/>
          <w:szCs w:val="24"/>
        </w:rPr>
        <w:t>o</w:t>
      </w:r>
      <w:r>
        <w:rPr>
          <w:rFonts w:ascii="Times New Roman" w:eastAsia="Times New Roman" w:hAnsi="Times New Roman" w:cs="Times New Roman"/>
          <w:b/>
          <w:bCs/>
          <w:sz w:val="24"/>
          <w:szCs w:val="24"/>
        </w:rPr>
        <w:t>f</w:t>
      </w:r>
      <w:r w:rsidR="00DC2058">
        <w:rPr>
          <w:rFonts w:ascii="Times New Roman" w:eastAsia="Times New Roman" w:hAnsi="Times New Roman" w:cs="Times New Roman"/>
          <w:b/>
          <w:bCs/>
          <w:sz w:val="24"/>
          <w:szCs w:val="24"/>
        </w:rPr>
        <w:t xml:space="preserve"> the ARCRW</w:t>
      </w:r>
    </w:p>
    <w:p w14:paraId="3C5956EC" w14:textId="1FECA0A3" w:rsidR="000F3FD2" w:rsidRPr="000F3FD2" w:rsidRDefault="000F3FD2" w:rsidP="000F3FD2">
      <w:pPr>
        <w:spacing w:line="360" w:lineRule="auto"/>
        <w:rPr>
          <w:rFonts w:ascii="Times New Roman" w:eastAsia="Times New Roman" w:hAnsi="Times New Roman" w:cs="Times New Roman"/>
          <w:sz w:val="24"/>
          <w:szCs w:val="24"/>
        </w:rPr>
      </w:pPr>
      <w:r w:rsidRPr="000F3FD2">
        <w:rPr>
          <w:rFonts w:ascii="Times New Roman" w:eastAsia="Times New Roman" w:hAnsi="Times New Roman" w:cs="Times New Roman"/>
          <w:sz w:val="24"/>
          <w:szCs w:val="24"/>
        </w:rPr>
        <w:t>The ARC</w:t>
      </w:r>
      <w:r w:rsidR="00262632">
        <w:rPr>
          <w:rFonts w:ascii="Times New Roman" w:eastAsia="Times New Roman" w:hAnsi="Times New Roman" w:cs="Times New Roman"/>
          <w:sz w:val="24"/>
          <w:szCs w:val="24"/>
        </w:rPr>
        <w:t>R</w:t>
      </w:r>
      <w:r w:rsidRPr="000F3FD2">
        <w:rPr>
          <w:rFonts w:ascii="Times New Roman" w:eastAsia="Times New Roman" w:hAnsi="Times New Roman" w:cs="Times New Roman"/>
          <w:sz w:val="24"/>
          <w:szCs w:val="24"/>
        </w:rPr>
        <w:t xml:space="preserve">W in the U.S. comprises portions of seven states that lie within the geographic CRB and </w:t>
      </w:r>
      <w:r w:rsidR="008D5963">
        <w:rPr>
          <w:rFonts w:ascii="Times New Roman" w:eastAsia="Times New Roman" w:hAnsi="Times New Roman" w:cs="Times New Roman"/>
          <w:sz w:val="24"/>
          <w:szCs w:val="24"/>
        </w:rPr>
        <w:t xml:space="preserve">additional </w:t>
      </w:r>
      <w:r w:rsidRPr="000F3FD2">
        <w:rPr>
          <w:rFonts w:ascii="Times New Roman" w:eastAsia="Times New Roman" w:hAnsi="Times New Roman" w:cs="Times New Roman"/>
          <w:sz w:val="24"/>
          <w:szCs w:val="24"/>
        </w:rPr>
        <w:t>are</w:t>
      </w:r>
      <w:r>
        <w:rPr>
          <w:rFonts w:ascii="Times New Roman" w:eastAsia="Times New Roman" w:hAnsi="Times New Roman" w:cs="Times New Roman"/>
          <w:sz w:val="24"/>
          <w:szCs w:val="24"/>
        </w:rPr>
        <w:t>a</w:t>
      </w:r>
      <w:r w:rsidRPr="000F3FD2">
        <w:rPr>
          <w:rFonts w:ascii="Times New Roman" w:eastAsia="Times New Roman" w:hAnsi="Times New Roman" w:cs="Times New Roman"/>
          <w:sz w:val="24"/>
          <w:szCs w:val="24"/>
        </w:rPr>
        <w:t>s within these states that receive water from the basin</w:t>
      </w:r>
      <w:ins w:id="63" w:author="Zoey Spitzer" w:date="2024-06-25T15:00:00Z">
        <w:r w:rsidR="00FE5D70">
          <w:rPr>
            <w:rStyle w:val="FootnoteReference"/>
            <w:rFonts w:ascii="Times New Roman" w:eastAsia="Times New Roman" w:hAnsi="Times New Roman" w:cs="Times New Roman"/>
            <w:sz w:val="24"/>
            <w:szCs w:val="24"/>
          </w:rPr>
          <w:footnoteReference w:id="1"/>
        </w:r>
      </w:ins>
      <w:r w:rsidRPr="000F3FD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states, tribal nations, cities</w:t>
      </w:r>
      <w:r w:rsidR="008D5963">
        <w:rPr>
          <w:rFonts w:ascii="Times New Roman" w:eastAsia="Times New Roman" w:hAnsi="Times New Roman" w:cs="Times New Roman"/>
          <w:sz w:val="24"/>
          <w:szCs w:val="24"/>
        </w:rPr>
        <w:t>, farms and natural habitat</w:t>
      </w:r>
      <w:r>
        <w:rPr>
          <w:rFonts w:ascii="Times New Roman" w:eastAsia="Times New Roman" w:hAnsi="Times New Roman" w:cs="Times New Roman"/>
          <w:sz w:val="24"/>
          <w:szCs w:val="24"/>
        </w:rPr>
        <w:t xml:space="preserve"> of the ARCRW are bound together by complex layers of legislation, administrative decisions and court rulings extending back over a century. The ongoing multi-year drought and shifting climate and hydrology of the basin </w:t>
      </w:r>
      <w:r w:rsidR="0092143D">
        <w:rPr>
          <w:rFonts w:ascii="Times New Roman" w:eastAsia="Times New Roman" w:hAnsi="Times New Roman" w:cs="Times New Roman"/>
          <w:sz w:val="24"/>
          <w:szCs w:val="24"/>
        </w:rPr>
        <w:t>increases the complexity and urgency of efforts to address allocation of water, protection of water quality and water equity among the ARCRW’s diverse populations and jurisdictions.</w:t>
      </w:r>
    </w:p>
    <w:p w14:paraId="038786FE" w14:textId="77777777" w:rsidR="00DC2058" w:rsidRDefault="00DC2058" w:rsidP="00402B09">
      <w:pPr>
        <w:spacing w:line="360" w:lineRule="auto"/>
        <w:rPr>
          <w:rFonts w:ascii="Times New Roman" w:eastAsia="Times New Roman" w:hAnsi="Times New Roman" w:cs="Times New Roman"/>
          <w:sz w:val="24"/>
          <w:szCs w:val="24"/>
        </w:rPr>
      </w:pPr>
      <w:r w:rsidRPr="00DC2058">
        <w:rPr>
          <w:rFonts w:ascii="Times New Roman" w:eastAsia="Times New Roman" w:hAnsi="Times New Roman" w:cs="Times New Roman"/>
          <w:b/>
          <w:bCs/>
          <w:sz w:val="24"/>
          <w:szCs w:val="24"/>
        </w:rPr>
        <w:t xml:space="preserve">Policymaking in the </w:t>
      </w:r>
      <w:commentRangeStart w:id="70"/>
      <w:r w:rsidRPr="00DC2058">
        <w:rPr>
          <w:rFonts w:ascii="Times New Roman" w:eastAsia="Times New Roman" w:hAnsi="Times New Roman" w:cs="Times New Roman"/>
          <w:b/>
          <w:bCs/>
          <w:sz w:val="24"/>
          <w:szCs w:val="24"/>
        </w:rPr>
        <w:t>ARCRW</w:t>
      </w:r>
      <w:commentRangeEnd w:id="70"/>
      <w:r w:rsidR="006E05A0">
        <w:rPr>
          <w:rStyle w:val="CommentReference"/>
        </w:rPr>
        <w:commentReference w:id="70"/>
      </w:r>
      <w:r>
        <w:rPr>
          <w:rFonts w:ascii="Times New Roman" w:eastAsia="Times New Roman" w:hAnsi="Times New Roman" w:cs="Times New Roman"/>
          <w:sz w:val="24"/>
          <w:szCs w:val="24"/>
        </w:rPr>
        <w:t xml:space="preserve"> </w:t>
      </w:r>
    </w:p>
    <w:p w14:paraId="786FD60A" w14:textId="43FBE0DD" w:rsidR="00402B09" w:rsidRPr="002E4C0A" w:rsidRDefault="004B2A1D"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State and federal p</w:t>
      </w:r>
      <w:r w:rsidR="00402B09" w:rsidRPr="002E4C0A">
        <w:rPr>
          <w:rFonts w:ascii="Times New Roman" w:eastAsia="Times New Roman" w:hAnsi="Times New Roman" w:cs="Times New Roman"/>
          <w:sz w:val="24"/>
          <w:szCs w:val="24"/>
        </w:rPr>
        <w:t>olicymakers</w:t>
      </w:r>
      <w:r>
        <w:rPr>
          <w:rFonts w:ascii="Times New Roman" w:eastAsia="Times New Roman" w:hAnsi="Times New Roman" w:cs="Times New Roman"/>
          <w:sz w:val="24"/>
          <w:szCs w:val="24"/>
        </w:rPr>
        <w:t>, including Congress and state legislatures, courts and administrative agencies</w:t>
      </w:r>
      <w:r w:rsidR="00402B09"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historically have </w:t>
      </w:r>
      <w:r w:rsidR="00402B09" w:rsidRPr="002E4C0A">
        <w:rPr>
          <w:rFonts w:ascii="Times New Roman" w:eastAsia="Times New Roman" w:hAnsi="Times New Roman" w:cs="Times New Roman"/>
          <w:sz w:val="24"/>
          <w:szCs w:val="24"/>
        </w:rPr>
        <w:t>decide</w:t>
      </w:r>
      <w:r>
        <w:rPr>
          <w:rFonts w:ascii="Times New Roman" w:eastAsia="Times New Roman" w:hAnsi="Times New Roman" w:cs="Times New Roman"/>
          <w:sz w:val="24"/>
          <w:szCs w:val="24"/>
        </w:rPr>
        <w:t>d</w:t>
      </w:r>
      <w:r w:rsidR="00402B09" w:rsidRPr="002E4C0A">
        <w:rPr>
          <w:rFonts w:ascii="Times New Roman" w:eastAsia="Times New Roman" w:hAnsi="Times New Roman" w:cs="Times New Roman"/>
          <w:sz w:val="24"/>
          <w:szCs w:val="24"/>
        </w:rPr>
        <w:t xml:space="preserve"> how to allocate </w:t>
      </w:r>
      <w:r>
        <w:rPr>
          <w:rFonts w:ascii="Times New Roman" w:eastAsia="Times New Roman" w:hAnsi="Times New Roman" w:cs="Times New Roman"/>
          <w:sz w:val="24"/>
          <w:szCs w:val="24"/>
        </w:rPr>
        <w:t xml:space="preserve">and manage ARCRW </w:t>
      </w:r>
      <w:r w:rsidR="00402B09" w:rsidRPr="002E4C0A">
        <w:rPr>
          <w:rFonts w:ascii="Times New Roman" w:eastAsia="Times New Roman" w:hAnsi="Times New Roman" w:cs="Times New Roman"/>
          <w:sz w:val="24"/>
          <w:szCs w:val="24"/>
        </w:rPr>
        <w:t>suppl</w:t>
      </w:r>
      <w:r>
        <w:rPr>
          <w:rFonts w:ascii="Times New Roman" w:eastAsia="Times New Roman" w:hAnsi="Times New Roman" w:cs="Times New Roman"/>
          <w:sz w:val="24"/>
          <w:szCs w:val="24"/>
        </w:rPr>
        <w:t xml:space="preserve">ies. </w:t>
      </w:r>
      <w:r w:rsidR="00E630FC">
        <w:rPr>
          <w:rFonts w:ascii="Times New Roman" w:eastAsia="Times New Roman" w:hAnsi="Times New Roman" w:cs="Times New Roman"/>
          <w:sz w:val="24"/>
          <w:szCs w:val="24"/>
        </w:rPr>
        <w:t>S</w:t>
      </w:r>
      <w:r w:rsidR="00A15666">
        <w:rPr>
          <w:rFonts w:ascii="Times New Roman" w:eastAsia="Times New Roman" w:hAnsi="Times New Roman" w:cs="Times New Roman"/>
          <w:sz w:val="24"/>
          <w:szCs w:val="24"/>
        </w:rPr>
        <w:t>ome s</w:t>
      </w:r>
      <w:r w:rsidR="00E630FC">
        <w:rPr>
          <w:rFonts w:ascii="Times New Roman" w:eastAsia="Times New Roman" w:hAnsi="Times New Roman" w:cs="Times New Roman"/>
          <w:sz w:val="24"/>
          <w:szCs w:val="24"/>
        </w:rPr>
        <w:t xml:space="preserve">enior water rights </w:t>
      </w:r>
      <w:r w:rsidR="00A15666">
        <w:rPr>
          <w:rFonts w:ascii="Times New Roman" w:eastAsia="Times New Roman" w:hAnsi="Times New Roman" w:cs="Times New Roman"/>
          <w:sz w:val="24"/>
          <w:szCs w:val="24"/>
        </w:rPr>
        <w:t xml:space="preserve">held by tribal nations remain </w:t>
      </w:r>
      <w:r w:rsidR="00E630FC">
        <w:rPr>
          <w:rFonts w:ascii="Times New Roman" w:eastAsia="Times New Roman" w:hAnsi="Times New Roman" w:cs="Times New Roman"/>
          <w:sz w:val="24"/>
          <w:szCs w:val="24"/>
        </w:rPr>
        <w:t xml:space="preserve">largely </w:t>
      </w:r>
      <w:r w:rsidR="00A15666">
        <w:rPr>
          <w:rFonts w:ascii="Times New Roman" w:eastAsia="Times New Roman" w:hAnsi="Times New Roman" w:cs="Times New Roman"/>
          <w:sz w:val="24"/>
          <w:szCs w:val="24"/>
        </w:rPr>
        <w:t>unquantified</w:t>
      </w:r>
      <w:r w:rsidR="00E630FC">
        <w:rPr>
          <w:rFonts w:ascii="Times New Roman" w:eastAsia="Times New Roman" w:hAnsi="Times New Roman" w:cs="Times New Roman"/>
          <w:sz w:val="24"/>
          <w:szCs w:val="24"/>
        </w:rPr>
        <w:t xml:space="preserve">, leaving those </w:t>
      </w:r>
      <w:r w:rsidR="00A15666">
        <w:rPr>
          <w:rFonts w:ascii="Times New Roman" w:eastAsia="Times New Roman" w:hAnsi="Times New Roman" w:cs="Times New Roman"/>
          <w:sz w:val="24"/>
          <w:szCs w:val="24"/>
        </w:rPr>
        <w:t xml:space="preserve">tribal communities </w:t>
      </w:r>
      <w:r w:rsidR="00E630FC">
        <w:rPr>
          <w:rFonts w:ascii="Times New Roman" w:eastAsia="Times New Roman" w:hAnsi="Times New Roman" w:cs="Times New Roman"/>
          <w:sz w:val="24"/>
          <w:szCs w:val="24"/>
        </w:rPr>
        <w:t xml:space="preserve">vulnerable </w:t>
      </w:r>
      <w:r w:rsidR="00A15666">
        <w:rPr>
          <w:rFonts w:ascii="Times New Roman" w:eastAsia="Times New Roman" w:hAnsi="Times New Roman" w:cs="Times New Roman"/>
          <w:sz w:val="24"/>
          <w:szCs w:val="24"/>
        </w:rPr>
        <w:t xml:space="preserve">amidst intense competition for water </w:t>
      </w:r>
      <w:r w:rsidR="00E630FC">
        <w:rPr>
          <w:rFonts w:ascii="Times New Roman" w:eastAsia="Times New Roman" w:hAnsi="Times New Roman" w:cs="Times New Roman"/>
          <w:sz w:val="24"/>
          <w:szCs w:val="24"/>
        </w:rPr>
        <w:t xml:space="preserve">(Schutz, 2013). </w:t>
      </w:r>
      <w:r>
        <w:rPr>
          <w:rFonts w:ascii="Times New Roman" w:eastAsia="Times New Roman" w:hAnsi="Times New Roman" w:cs="Times New Roman"/>
          <w:sz w:val="24"/>
          <w:szCs w:val="24"/>
        </w:rPr>
        <w:t>More recently, tribal nations and environmental NGOS have gained more prominent influence.</w:t>
      </w:r>
      <w:r w:rsidR="00402B09"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DC2058">
        <w:rPr>
          <w:rFonts w:ascii="Times New Roman" w:eastAsia="Times New Roman" w:hAnsi="Times New Roman" w:cs="Times New Roman"/>
          <w:sz w:val="24"/>
          <w:szCs w:val="24"/>
        </w:rPr>
        <w:t>se diverse</w:t>
      </w:r>
      <w:r>
        <w:rPr>
          <w:rFonts w:ascii="Times New Roman" w:eastAsia="Times New Roman" w:hAnsi="Times New Roman" w:cs="Times New Roman"/>
          <w:sz w:val="24"/>
          <w:szCs w:val="24"/>
        </w:rPr>
        <w:t xml:space="preserve"> parties seek </w:t>
      </w:r>
      <w:r w:rsidR="00402B09" w:rsidRPr="002E4C0A">
        <w:rPr>
          <w:rFonts w:ascii="Times New Roman" w:eastAsia="Times New Roman" w:hAnsi="Times New Roman" w:cs="Times New Roman"/>
          <w:sz w:val="24"/>
          <w:szCs w:val="24"/>
        </w:rPr>
        <w:t xml:space="preserve">to meet demand for agricultural and municipal sectors, while ensuring </w:t>
      </w:r>
      <w:r w:rsidR="00A15666">
        <w:rPr>
          <w:rFonts w:ascii="Times New Roman" w:eastAsia="Times New Roman" w:hAnsi="Times New Roman" w:cs="Times New Roman"/>
          <w:sz w:val="24"/>
          <w:szCs w:val="24"/>
        </w:rPr>
        <w:t>suitable</w:t>
      </w:r>
      <w:r w:rsidR="00402B09" w:rsidRPr="002E4C0A">
        <w:rPr>
          <w:rFonts w:ascii="Times New Roman" w:eastAsia="Times New Roman" w:hAnsi="Times New Roman" w:cs="Times New Roman"/>
          <w:sz w:val="24"/>
          <w:szCs w:val="24"/>
        </w:rPr>
        <w:t xml:space="preserve"> water </w:t>
      </w:r>
      <w:r w:rsidR="00402B09" w:rsidRPr="002E4C0A">
        <w:rPr>
          <w:rFonts w:ascii="Times New Roman" w:eastAsia="Times New Roman" w:hAnsi="Times New Roman" w:cs="Times New Roman"/>
          <w:sz w:val="24"/>
          <w:szCs w:val="24"/>
        </w:rPr>
        <w:lastRenderedPageBreak/>
        <w:t xml:space="preserve">quality, maintaining water supply and conserving natural habitat. </w:t>
      </w:r>
      <w:r w:rsidR="00402B09">
        <w:rPr>
          <w:rFonts w:ascii="Times New Roman" w:eastAsia="Times New Roman" w:hAnsi="Times New Roman" w:cs="Times New Roman"/>
          <w:sz w:val="24"/>
          <w:szCs w:val="24"/>
        </w:rPr>
        <w:t>M</w:t>
      </w:r>
      <w:r w:rsidR="00402B09" w:rsidRPr="002E4C0A">
        <w:rPr>
          <w:rFonts w:ascii="Times New Roman" w:eastAsia="Times New Roman" w:hAnsi="Times New Roman" w:cs="Times New Roman"/>
          <w:sz w:val="24"/>
          <w:szCs w:val="24"/>
        </w:rPr>
        <w:t xml:space="preserve">ultiple water disputes have been litigated and </w:t>
      </w:r>
      <w:r w:rsidR="00A15666">
        <w:rPr>
          <w:rFonts w:ascii="Times New Roman" w:eastAsia="Times New Roman" w:hAnsi="Times New Roman" w:cs="Times New Roman"/>
          <w:sz w:val="24"/>
          <w:szCs w:val="24"/>
        </w:rPr>
        <w:t xml:space="preserve">agreements </w:t>
      </w:r>
      <w:r w:rsidR="00402B09" w:rsidRPr="002E4C0A">
        <w:rPr>
          <w:rFonts w:ascii="Times New Roman" w:eastAsia="Times New Roman" w:hAnsi="Times New Roman" w:cs="Times New Roman"/>
          <w:sz w:val="24"/>
          <w:szCs w:val="24"/>
        </w:rPr>
        <w:t xml:space="preserve">negotiated to </w:t>
      </w:r>
      <w:r w:rsidR="00A15666">
        <w:rPr>
          <w:rFonts w:ascii="Times New Roman" w:eastAsia="Times New Roman" w:hAnsi="Times New Roman" w:cs="Times New Roman"/>
          <w:sz w:val="24"/>
          <w:szCs w:val="24"/>
        </w:rPr>
        <w:t xml:space="preserve">quantify </w:t>
      </w:r>
      <w:r w:rsidR="00402B09" w:rsidRPr="002E4C0A">
        <w:rPr>
          <w:rFonts w:ascii="Times New Roman" w:eastAsia="Times New Roman" w:hAnsi="Times New Roman" w:cs="Times New Roman"/>
          <w:sz w:val="24"/>
          <w:szCs w:val="24"/>
        </w:rPr>
        <w:t xml:space="preserve">water rights and build infrastructure for </w:t>
      </w:r>
      <w:r w:rsidR="00A15666">
        <w:rPr>
          <w:rFonts w:ascii="Times New Roman" w:eastAsia="Times New Roman" w:hAnsi="Times New Roman" w:cs="Times New Roman"/>
          <w:sz w:val="24"/>
          <w:szCs w:val="24"/>
        </w:rPr>
        <w:t xml:space="preserve">tribal </w:t>
      </w:r>
      <w:r w:rsidR="00402B09" w:rsidRPr="002E4C0A">
        <w:rPr>
          <w:rFonts w:ascii="Times New Roman" w:eastAsia="Times New Roman" w:hAnsi="Times New Roman" w:cs="Times New Roman"/>
          <w:sz w:val="24"/>
          <w:szCs w:val="24"/>
        </w:rPr>
        <w:t>communities to utilize their rights</w:t>
      </w:r>
      <w:r w:rsidR="00A15666">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(Colby et al., 2005</w:t>
      </w:r>
      <w:commentRangeStart w:id="71"/>
      <w:r w:rsidR="00402B09" w:rsidRPr="002E4C0A">
        <w:rPr>
          <w:rFonts w:ascii="Times New Roman" w:eastAsia="Times New Roman" w:hAnsi="Times New Roman" w:cs="Times New Roman"/>
          <w:sz w:val="24"/>
          <w:szCs w:val="24"/>
        </w:rPr>
        <w:t xml:space="preserve">). </w:t>
      </w:r>
      <w:r w:rsidR="00407617">
        <w:rPr>
          <w:rFonts w:ascii="Times New Roman" w:eastAsia="Times New Roman" w:hAnsi="Times New Roman" w:cs="Times New Roman"/>
          <w:sz w:val="24"/>
          <w:szCs w:val="24"/>
        </w:rPr>
        <w:t>W</w:t>
      </w:r>
      <w:r w:rsidR="00D658DF">
        <w:rPr>
          <w:rFonts w:ascii="Times New Roman" w:eastAsia="Times New Roman" w:hAnsi="Times New Roman" w:cs="Times New Roman"/>
          <w:sz w:val="24"/>
          <w:szCs w:val="24"/>
        </w:rPr>
        <w:t xml:space="preserve">ater </w:t>
      </w:r>
      <w:r w:rsidR="00407617">
        <w:rPr>
          <w:rFonts w:ascii="Times New Roman" w:eastAsia="Times New Roman" w:hAnsi="Times New Roman" w:cs="Times New Roman"/>
          <w:sz w:val="24"/>
          <w:szCs w:val="24"/>
        </w:rPr>
        <w:t xml:space="preserve">supply </w:t>
      </w:r>
      <w:r w:rsidR="00D658DF">
        <w:rPr>
          <w:rFonts w:ascii="Times New Roman" w:eastAsia="Times New Roman" w:hAnsi="Times New Roman" w:cs="Times New Roman"/>
          <w:sz w:val="24"/>
          <w:szCs w:val="24"/>
        </w:rPr>
        <w:t xml:space="preserve">constraints </w:t>
      </w:r>
      <w:r w:rsidR="00407617">
        <w:rPr>
          <w:rFonts w:ascii="Times New Roman" w:eastAsia="Times New Roman" w:hAnsi="Times New Roman" w:cs="Times New Roman"/>
          <w:sz w:val="24"/>
          <w:szCs w:val="24"/>
        </w:rPr>
        <w:t>are likely to</w:t>
      </w:r>
      <w:r w:rsidR="00D658DF">
        <w:rPr>
          <w:rFonts w:ascii="Times New Roman" w:eastAsia="Times New Roman" w:hAnsi="Times New Roman" w:cs="Times New Roman"/>
          <w:sz w:val="24"/>
          <w:szCs w:val="24"/>
        </w:rPr>
        <w:t xml:space="preserve"> be exacerbated in some </w:t>
      </w:r>
      <w:r w:rsidR="00407617">
        <w:rPr>
          <w:rFonts w:ascii="Times New Roman" w:eastAsia="Times New Roman" w:hAnsi="Times New Roman" w:cs="Times New Roman"/>
          <w:sz w:val="24"/>
          <w:szCs w:val="24"/>
        </w:rPr>
        <w:t>area</w:t>
      </w:r>
      <w:r w:rsidR="00D658DF">
        <w:rPr>
          <w:rFonts w:ascii="Times New Roman" w:eastAsia="Times New Roman" w:hAnsi="Times New Roman" w:cs="Times New Roman"/>
          <w:sz w:val="24"/>
          <w:szCs w:val="24"/>
        </w:rPr>
        <w:t xml:space="preserve">s </w:t>
      </w:r>
      <w:r w:rsidR="00407617">
        <w:rPr>
          <w:rFonts w:ascii="Times New Roman" w:eastAsia="Times New Roman" w:hAnsi="Times New Roman" w:cs="Times New Roman"/>
          <w:sz w:val="24"/>
          <w:szCs w:val="24"/>
        </w:rPr>
        <w:t>of</w:t>
      </w:r>
      <w:r w:rsidR="00D658DF">
        <w:rPr>
          <w:rFonts w:ascii="Times New Roman" w:eastAsia="Times New Roman" w:hAnsi="Times New Roman" w:cs="Times New Roman"/>
          <w:sz w:val="24"/>
          <w:szCs w:val="24"/>
        </w:rPr>
        <w:t xml:space="preserve"> the </w:t>
      </w:r>
      <w:ins w:id="72" w:author="Zoey Spitzer" w:date="2024-08-20T20:18:00Z" w16du:dateUtc="2024-08-21T00:18:00Z">
        <w:r w:rsidR="00EC6C57">
          <w:rPr>
            <w:rFonts w:ascii="Times New Roman" w:eastAsia="Times New Roman" w:hAnsi="Times New Roman" w:cs="Times New Roman"/>
            <w:sz w:val="24"/>
            <w:szCs w:val="24"/>
          </w:rPr>
          <w:t>ARCRW</w:t>
        </w:r>
      </w:ins>
      <w:del w:id="73" w:author="Zoey Spitzer" w:date="2024-08-20T20:18:00Z" w16du:dateUtc="2024-08-21T00:18:00Z">
        <w:r w:rsidR="00D658DF" w:rsidDel="00EC6C57">
          <w:rPr>
            <w:rFonts w:ascii="Times New Roman" w:eastAsia="Times New Roman" w:hAnsi="Times New Roman" w:cs="Times New Roman"/>
            <w:sz w:val="24"/>
            <w:szCs w:val="24"/>
          </w:rPr>
          <w:delText>CRB</w:delText>
        </w:r>
      </w:del>
      <w:r w:rsidR="00D658DF">
        <w:rPr>
          <w:rFonts w:ascii="Times New Roman" w:eastAsia="Times New Roman" w:hAnsi="Times New Roman" w:cs="Times New Roman"/>
          <w:sz w:val="24"/>
          <w:szCs w:val="24"/>
        </w:rPr>
        <w:t xml:space="preserve"> by </w:t>
      </w:r>
      <w:r w:rsidR="00407617">
        <w:rPr>
          <w:rFonts w:ascii="Times New Roman" w:eastAsia="Times New Roman" w:hAnsi="Times New Roman" w:cs="Times New Roman"/>
          <w:sz w:val="24"/>
          <w:szCs w:val="24"/>
        </w:rPr>
        <w:t xml:space="preserve">agreements among </w:t>
      </w:r>
      <w:commentRangeEnd w:id="71"/>
      <w:r w:rsidR="00EC6C57">
        <w:rPr>
          <w:rStyle w:val="CommentReference"/>
        </w:rPr>
        <w:commentReference w:id="71"/>
      </w:r>
      <w:r w:rsidR="00407617">
        <w:rPr>
          <w:rFonts w:ascii="Times New Roman" w:eastAsia="Times New Roman" w:hAnsi="Times New Roman" w:cs="Times New Roman"/>
          <w:sz w:val="24"/>
          <w:szCs w:val="24"/>
        </w:rPr>
        <w:t xml:space="preserve">states to </w:t>
      </w:r>
      <w:r w:rsidR="00D658DF">
        <w:rPr>
          <w:rFonts w:ascii="Times New Roman" w:eastAsia="Times New Roman" w:hAnsi="Times New Roman" w:cs="Times New Roman"/>
          <w:sz w:val="24"/>
          <w:szCs w:val="24"/>
        </w:rPr>
        <w:t>cut</w:t>
      </w:r>
      <w:r w:rsidR="00A15666">
        <w:rPr>
          <w:rFonts w:ascii="Times New Roman" w:eastAsia="Times New Roman" w:hAnsi="Times New Roman" w:cs="Times New Roman"/>
          <w:sz w:val="24"/>
          <w:szCs w:val="24"/>
        </w:rPr>
        <w:t xml:space="preserve"> </w:t>
      </w:r>
      <w:r w:rsidR="00D658DF">
        <w:rPr>
          <w:rFonts w:ascii="Times New Roman" w:eastAsia="Times New Roman" w:hAnsi="Times New Roman" w:cs="Times New Roman"/>
          <w:sz w:val="24"/>
          <w:szCs w:val="24"/>
        </w:rPr>
        <w:t xml:space="preserve">back </w:t>
      </w:r>
      <w:r w:rsidR="00407617">
        <w:rPr>
          <w:rFonts w:ascii="Times New Roman" w:eastAsia="Times New Roman" w:hAnsi="Times New Roman" w:cs="Times New Roman"/>
          <w:sz w:val="24"/>
          <w:szCs w:val="24"/>
        </w:rPr>
        <w:t xml:space="preserve">use of </w:t>
      </w:r>
      <w:r w:rsidR="000D2AD5">
        <w:rPr>
          <w:rFonts w:ascii="Times New Roman" w:eastAsia="Times New Roman" w:hAnsi="Times New Roman" w:cs="Times New Roman"/>
          <w:sz w:val="24"/>
          <w:szCs w:val="24"/>
        </w:rPr>
        <w:t>a</w:t>
      </w:r>
      <w:r w:rsidR="00D658DF">
        <w:rPr>
          <w:rFonts w:ascii="Times New Roman" w:eastAsia="Times New Roman" w:hAnsi="Times New Roman" w:cs="Times New Roman"/>
          <w:sz w:val="24"/>
          <w:szCs w:val="24"/>
        </w:rPr>
        <w:t xml:space="preserve"> portion of</w:t>
      </w:r>
      <w:r w:rsidR="000D2AD5">
        <w:rPr>
          <w:rFonts w:ascii="Times New Roman" w:eastAsia="Times New Roman" w:hAnsi="Times New Roman" w:cs="Times New Roman"/>
          <w:sz w:val="24"/>
          <w:szCs w:val="24"/>
        </w:rPr>
        <w:t xml:space="preserve"> their</w:t>
      </w:r>
      <w:r w:rsidR="00D658DF">
        <w:rPr>
          <w:rFonts w:ascii="Times New Roman" w:eastAsia="Times New Roman" w:hAnsi="Times New Roman" w:cs="Times New Roman"/>
          <w:sz w:val="24"/>
          <w:szCs w:val="24"/>
        </w:rPr>
        <w:t xml:space="preserve"> Colorado river water entitlement</w:t>
      </w:r>
      <w:r w:rsidR="00407617">
        <w:rPr>
          <w:rFonts w:ascii="Times New Roman" w:eastAsia="Times New Roman" w:hAnsi="Times New Roman" w:cs="Times New Roman"/>
          <w:sz w:val="24"/>
          <w:szCs w:val="24"/>
        </w:rPr>
        <w:t>s</w:t>
      </w:r>
      <w:r w:rsidR="004406B7">
        <w:rPr>
          <w:rFonts w:ascii="Times New Roman" w:eastAsia="Times New Roman" w:hAnsi="Times New Roman" w:cs="Times New Roman"/>
          <w:sz w:val="24"/>
          <w:szCs w:val="24"/>
        </w:rPr>
        <w:t xml:space="preserve"> (</w:t>
      </w:r>
      <w:proofErr w:type="spellStart"/>
      <w:r w:rsidR="004406B7">
        <w:rPr>
          <w:rFonts w:ascii="Times New Roman" w:eastAsia="Times New Roman" w:hAnsi="Times New Roman" w:cs="Times New Roman"/>
          <w:sz w:val="24"/>
          <w:szCs w:val="24"/>
        </w:rPr>
        <w:t>Ciccarillo</w:t>
      </w:r>
      <w:proofErr w:type="spellEnd"/>
      <w:r w:rsidR="004406B7">
        <w:rPr>
          <w:rFonts w:ascii="Times New Roman" w:eastAsia="Times New Roman" w:hAnsi="Times New Roman" w:cs="Times New Roman"/>
          <w:sz w:val="24"/>
          <w:szCs w:val="24"/>
        </w:rPr>
        <w:t>, 2024)</w:t>
      </w:r>
      <w:r w:rsidR="00D658DF">
        <w:rPr>
          <w:rFonts w:ascii="Times New Roman" w:eastAsia="Times New Roman" w:hAnsi="Times New Roman" w:cs="Times New Roman"/>
          <w:sz w:val="24"/>
          <w:szCs w:val="24"/>
        </w:rPr>
        <w:t xml:space="preserve">.  </w:t>
      </w:r>
    </w:p>
    <w:p w14:paraId="54A8CFFD" w14:textId="77777777" w:rsidR="00DC2058" w:rsidRDefault="00DC2058" w:rsidP="00402B09">
      <w:pPr>
        <w:spacing w:line="360" w:lineRule="auto"/>
        <w:rPr>
          <w:rFonts w:ascii="Times New Roman" w:eastAsia="Times New Roman" w:hAnsi="Times New Roman" w:cs="Times New Roman"/>
          <w:sz w:val="24"/>
          <w:szCs w:val="24"/>
        </w:rPr>
      </w:pPr>
      <w:r w:rsidRPr="00DC2058">
        <w:rPr>
          <w:rFonts w:ascii="Times New Roman" w:eastAsia="Times New Roman" w:hAnsi="Times New Roman" w:cs="Times New Roman"/>
          <w:b/>
          <w:bCs/>
          <w:sz w:val="24"/>
          <w:szCs w:val="24"/>
        </w:rPr>
        <w:t>Water Supplies of the ARCRW</w:t>
      </w:r>
      <w:r>
        <w:rPr>
          <w:rFonts w:ascii="Times New Roman" w:eastAsia="Times New Roman" w:hAnsi="Times New Roman" w:cs="Times New Roman"/>
          <w:sz w:val="24"/>
          <w:szCs w:val="24"/>
        </w:rPr>
        <w:t xml:space="preserve"> </w:t>
      </w:r>
    </w:p>
    <w:p w14:paraId="2258CC51" w14:textId="6D118EFF" w:rsidR="00DC2058" w:rsidRDefault="00402B09"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Along with surface water from the Colorado River and its many tributaries, g</w:t>
      </w:r>
      <w:r w:rsidRPr="002E4C0A">
        <w:rPr>
          <w:rFonts w:ascii="Times New Roman" w:eastAsia="Times New Roman" w:hAnsi="Times New Roman" w:cs="Times New Roman"/>
          <w:sz w:val="24"/>
          <w:szCs w:val="24"/>
        </w:rPr>
        <w:t>roundwater is an important component</w:t>
      </w:r>
      <w:r>
        <w:rPr>
          <w:rFonts w:ascii="Times New Roman" w:eastAsia="Times New Roman" w:hAnsi="Times New Roman" w:cs="Times New Roman"/>
          <w:sz w:val="24"/>
          <w:szCs w:val="24"/>
        </w:rPr>
        <w:t xml:space="preserve"> of water supply</w:t>
      </w:r>
      <w:r w:rsidRPr="002E4C0A">
        <w:rPr>
          <w:rFonts w:ascii="Times New Roman" w:eastAsia="Times New Roman" w:hAnsi="Times New Roman" w:cs="Times New Roman"/>
          <w:sz w:val="24"/>
          <w:szCs w:val="24"/>
        </w:rPr>
        <w:t xml:space="preserve">. Groundwater </w:t>
      </w:r>
      <w:r w:rsidR="00A15666">
        <w:rPr>
          <w:rFonts w:ascii="Times New Roman" w:eastAsia="Times New Roman" w:hAnsi="Times New Roman" w:cs="Times New Roman"/>
          <w:sz w:val="24"/>
          <w:szCs w:val="24"/>
        </w:rPr>
        <w:t xml:space="preserve">and </w:t>
      </w:r>
      <w:r w:rsidRPr="002E4C0A">
        <w:rPr>
          <w:rFonts w:ascii="Times New Roman" w:eastAsia="Times New Roman" w:hAnsi="Times New Roman" w:cs="Times New Roman"/>
          <w:sz w:val="24"/>
          <w:szCs w:val="24"/>
        </w:rPr>
        <w:t>surface water suppl</w:t>
      </w:r>
      <w:r w:rsidR="00A15666">
        <w:rPr>
          <w:rFonts w:ascii="Times New Roman" w:eastAsia="Times New Roman" w:hAnsi="Times New Roman" w:cs="Times New Roman"/>
          <w:sz w:val="24"/>
          <w:szCs w:val="24"/>
        </w:rPr>
        <w:t xml:space="preserve">ies </w:t>
      </w:r>
      <w:r w:rsidR="00FB66FB">
        <w:rPr>
          <w:rFonts w:ascii="Times New Roman" w:eastAsia="Times New Roman" w:hAnsi="Times New Roman" w:cs="Times New Roman"/>
          <w:sz w:val="24"/>
          <w:szCs w:val="24"/>
        </w:rPr>
        <w:t xml:space="preserve">and quality </w:t>
      </w:r>
      <w:r w:rsidR="00A15666">
        <w:rPr>
          <w:rFonts w:ascii="Times New Roman" w:eastAsia="Times New Roman" w:hAnsi="Times New Roman" w:cs="Times New Roman"/>
          <w:sz w:val="24"/>
          <w:szCs w:val="24"/>
        </w:rPr>
        <w:t>are inextricably interconnected</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Groundwater</w:t>
      </w:r>
      <w:r w:rsidRPr="002E4C0A">
        <w:rPr>
          <w:rFonts w:ascii="Times New Roman" w:eastAsia="Times New Roman" w:hAnsi="Times New Roman" w:cs="Times New Roman"/>
          <w:sz w:val="24"/>
          <w:szCs w:val="24"/>
        </w:rPr>
        <w:t xml:space="preserve"> depletion negatively impact</w:t>
      </w:r>
      <w:r>
        <w:rPr>
          <w:rFonts w:ascii="Times New Roman" w:eastAsia="Times New Roman" w:hAnsi="Times New Roman" w:cs="Times New Roman"/>
          <w:sz w:val="24"/>
          <w:szCs w:val="24"/>
        </w:rPr>
        <w:t xml:space="preserve">s </w:t>
      </w:r>
      <w:r w:rsidRPr="002E4C0A">
        <w:rPr>
          <w:rFonts w:ascii="Times New Roman" w:eastAsia="Times New Roman" w:hAnsi="Times New Roman" w:cs="Times New Roman"/>
          <w:sz w:val="24"/>
          <w:szCs w:val="24"/>
        </w:rPr>
        <w:t xml:space="preserve">surface water </w:t>
      </w:r>
      <w:r w:rsidR="00A15666">
        <w:rPr>
          <w:rFonts w:ascii="Times New Roman" w:eastAsia="Times New Roman" w:hAnsi="Times New Roman" w:cs="Times New Roman"/>
          <w:sz w:val="24"/>
          <w:szCs w:val="24"/>
        </w:rPr>
        <w:t>flows</w:t>
      </w:r>
      <w:r w:rsidRPr="002E4C0A">
        <w:rPr>
          <w:rFonts w:ascii="Times New Roman" w:eastAsia="Times New Roman" w:hAnsi="Times New Roman" w:cs="Times New Roman"/>
          <w:sz w:val="24"/>
          <w:szCs w:val="24"/>
        </w:rPr>
        <w:t xml:space="preserve">, which is needed to support recreational activities and natural wetlands in the </w:t>
      </w:r>
      <w:r>
        <w:rPr>
          <w:rFonts w:ascii="Times New Roman" w:eastAsia="Times New Roman" w:hAnsi="Times New Roman" w:cs="Times New Roman"/>
          <w:sz w:val="24"/>
          <w:szCs w:val="24"/>
        </w:rPr>
        <w:t>ARCRW</w:t>
      </w:r>
      <w:r w:rsidR="00A15666">
        <w:rPr>
          <w:rFonts w:ascii="Times New Roman" w:eastAsia="Times New Roman" w:hAnsi="Times New Roman" w:cs="Times New Roman"/>
          <w:sz w:val="24"/>
          <w:szCs w:val="24"/>
        </w:rPr>
        <w:t xml:space="preserve">. Surface water depletion affects groundwater recharge </w:t>
      </w:r>
      <w:r w:rsidRPr="002E4C0A">
        <w:rPr>
          <w:rFonts w:ascii="Times New Roman" w:eastAsia="Times New Roman" w:hAnsi="Times New Roman" w:cs="Times New Roman"/>
          <w:sz w:val="24"/>
          <w:szCs w:val="24"/>
        </w:rPr>
        <w:t xml:space="preserve">(Condon, </w:t>
      </w:r>
      <w:r>
        <w:rPr>
          <w:rFonts w:ascii="Times New Roman" w:eastAsia="Times New Roman" w:hAnsi="Times New Roman" w:cs="Times New Roman"/>
          <w:sz w:val="24"/>
          <w:szCs w:val="24"/>
        </w:rPr>
        <w:t>2019</w:t>
      </w:r>
      <w:r w:rsidRPr="002E4C0A">
        <w:rPr>
          <w:rFonts w:ascii="Times New Roman" w:eastAsia="Times New Roman" w:hAnsi="Times New Roman" w:cs="Times New Roman"/>
          <w:sz w:val="24"/>
          <w:szCs w:val="24"/>
        </w:rPr>
        <w:t>).</w:t>
      </w:r>
      <w:r w:rsidR="00413512">
        <w:rPr>
          <w:rFonts w:ascii="Times New Roman" w:eastAsia="Times New Roman" w:hAnsi="Times New Roman" w:cs="Times New Roman"/>
          <w:sz w:val="24"/>
          <w:szCs w:val="24"/>
        </w:rPr>
        <w:t xml:space="preserve"> </w:t>
      </w:r>
      <w:ins w:id="74" w:author="Zoey Spitzer" w:date="2024-06-25T15:02:00Z">
        <w:r w:rsidR="00F17DBE">
          <w:rPr>
            <w:rFonts w:ascii="Times New Roman" w:eastAsia="Times New Roman" w:hAnsi="Times New Roman" w:cs="Times New Roman"/>
            <w:sz w:val="24"/>
            <w:szCs w:val="24"/>
          </w:rPr>
          <w:t>W</w:t>
        </w:r>
      </w:ins>
      <w:r w:rsidR="00413512">
        <w:rPr>
          <w:rFonts w:ascii="Times New Roman" w:eastAsia="Times New Roman" w:hAnsi="Times New Roman" w:cs="Times New Roman"/>
          <w:sz w:val="24"/>
          <w:szCs w:val="24"/>
        </w:rPr>
        <w:t xml:space="preserve">ater quality is impacted by many </w:t>
      </w:r>
      <w:r w:rsidR="00FB66FB">
        <w:rPr>
          <w:rFonts w:ascii="Times New Roman" w:eastAsia="Times New Roman" w:hAnsi="Times New Roman" w:cs="Times New Roman"/>
          <w:sz w:val="24"/>
          <w:szCs w:val="24"/>
        </w:rPr>
        <w:t>aspect</w:t>
      </w:r>
      <w:r w:rsidR="00413512">
        <w:rPr>
          <w:rFonts w:ascii="Times New Roman" w:eastAsia="Times New Roman" w:hAnsi="Times New Roman" w:cs="Times New Roman"/>
          <w:sz w:val="24"/>
          <w:szCs w:val="24"/>
        </w:rPr>
        <w:t xml:space="preserve">s of human activity in </w:t>
      </w:r>
      <w:r w:rsidR="00E06719">
        <w:rPr>
          <w:rFonts w:ascii="Times New Roman" w:eastAsia="Times New Roman" w:hAnsi="Times New Roman" w:cs="Times New Roman"/>
          <w:sz w:val="24"/>
          <w:szCs w:val="24"/>
        </w:rPr>
        <w:t xml:space="preserve">the </w:t>
      </w:r>
      <w:r w:rsidR="00413512">
        <w:rPr>
          <w:rFonts w:ascii="Times New Roman" w:eastAsia="Times New Roman" w:hAnsi="Times New Roman" w:cs="Times New Roman"/>
          <w:sz w:val="24"/>
          <w:szCs w:val="24"/>
        </w:rPr>
        <w:t xml:space="preserve">ARCRW and worldwide. </w:t>
      </w:r>
      <w:r w:rsidR="00413512" w:rsidRPr="002E4C0A">
        <w:rPr>
          <w:rFonts w:ascii="Times New Roman" w:eastAsia="Times New Roman" w:hAnsi="Times New Roman" w:cs="Times New Roman"/>
          <w:sz w:val="24"/>
          <w:szCs w:val="24"/>
        </w:rPr>
        <w:t xml:space="preserve">Figure </w:t>
      </w:r>
      <w:r w:rsidR="00413512">
        <w:rPr>
          <w:rFonts w:ascii="Times New Roman" w:eastAsia="Times New Roman" w:hAnsi="Times New Roman" w:cs="Times New Roman"/>
          <w:sz w:val="24"/>
          <w:szCs w:val="24"/>
        </w:rPr>
        <w:t xml:space="preserve">4 </w:t>
      </w:r>
      <w:r w:rsidR="00413512" w:rsidRPr="002E4C0A">
        <w:rPr>
          <w:rFonts w:ascii="Times New Roman" w:eastAsia="Times New Roman" w:hAnsi="Times New Roman" w:cs="Times New Roman"/>
          <w:sz w:val="24"/>
          <w:szCs w:val="24"/>
        </w:rPr>
        <w:t xml:space="preserve">from the Groundwater Foundation (n.d.) portrays common sources of </w:t>
      </w:r>
      <w:ins w:id="75" w:author="Zoey Spitzer" w:date="2024-06-25T15:03:00Z">
        <w:r w:rsidR="00F17DBE">
          <w:rPr>
            <w:rFonts w:ascii="Times New Roman" w:eastAsia="Times New Roman" w:hAnsi="Times New Roman" w:cs="Times New Roman"/>
            <w:sz w:val="24"/>
            <w:szCs w:val="24"/>
          </w:rPr>
          <w:t xml:space="preserve">surface and </w:t>
        </w:r>
      </w:ins>
      <w:r w:rsidR="00413512" w:rsidRPr="002E4C0A">
        <w:rPr>
          <w:rFonts w:ascii="Times New Roman" w:eastAsia="Times New Roman" w:hAnsi="Times New Roman" w:cs="Times New Roman"/>
          <w:sz w:val="24"/>
          <w:szCs w:val="24"/>
        </w:rPr>
        <w:t>groundwater contamination</w:t>
      </w:r>
      <w:r w:rsidR="00413512">
        <w:rPr>
          <w:rFonts w:ascii="Times New Roman" w:eastAsia="Times New Roman" w:hAnsi="Times New Roman" w:cs="Times New Roman"/>
          <w:sz w:val="24"/>
          <w:szCs w:val="24"/>
        </w:rPr>
        <w:t>, s</w:t>
      </w:r>
      <w:r w:rsidR="00FB66FB">
        <w:rPr>
          <w:rFonts w:ascii="Times New Roman" w:eastAsia="Times New Roman" w:hAnsi="Times New Roman" w:cs="Times New Roman"/>
          <w:sz w:val="24"/>
          <w:szCs w:val="24"/>
        </w:rPr>
        <w:t>everal</w:t>
      </w:r>
      <w:r w:rsidR="00413512">
        <w:rPr>
          <w:rFonts w:ascii="Times New Roman" w:eastAsia="Times New Roman" w:hAnsi="Times New Roman" w:cs="Times New Roman"/>
          <w:sz w:val="24"/>
          <w:szCs w:val="24"/>
        </w:rPr>
        <w:t xml:space="preserve"> of which </w:t>
      </w:r>
      <w:r w:rsidR="00591D19">
        <w:rPr>
          <w:rFonts w:ascii="Times New Roman" w:eastAsia="Times New Roman" w:hAnsi="Times New Roman" w:cs="Times New Roman"/>
          <w:sz w:val="24"/>
          <w:szCs w:val="24"/>
        </w:rPr>
        <w:t>we analyze</w:t>
      </w:r>
      <w:r w:rsidR="00413512">
        <w:rPr>
          <w:rFonts w:ascii="Times New Roman" w:eastAsia="Times New Roman" w:hAnsi="Times New Roman" w:cs="Times New Roman"/>
          <w:sz w:val="24"/>
          <w:szCs w:val="24"/>
        </w:rPr>
        <w:t xml:space="preserve"> in </w:t>
      </w:r>
      <w:r w:rsidR="006F1A00">
        <w:rPr>
          <w:rFonts w:ascii="Times New Roman" w:eastAsia="Times New Roman" w:hAnsi="Times New Roman" w:cs="Times New Roman"/>
          <w:sz w:val="24"/>
          <w:szCs w:val="24"/>
        </w:rPr>
        <w:t>our</w:t>
      </w:r>
      <w:r w:rsidR="00413512">
        <w:rPr>
          <w:rFonts w:ascii="Times New Roman" w:eastAsia="Times New Roman" w:hAnsi="Times New Roman" w:cs="Times New Roman"/>
          <w:sz w:val="24"/>
          <w:szCs w:val="24"/>
        </w:rPr>
        <w:t xml:space="preserve"> study</w:t>
      </w:r>
      <w:ins w:id="76" w:author="Zoey Spitzer" w:date="2024-06-25T15:03:00Z">
        <w:r w:rsidR="00F17DBE">
          <w:rPr>
            <w:rStyle w:val="FootnoteReference"/>
            <w:rFonts w:ascii="Times New Roman" w:eastAsia="Times New Roman" w:hAnsi="Times New Roman" w:cs="Times New Roman"/>
            <w:sz w:val="24"/>
            <w:szCs w:val="24"/>
          </w:rPr>
          <w:footnoteReference w:id="2"/>
        </w:r>
      </w:ins>
      <w:r w:rsidR="00413512" w:rsidRPr="002E4C0A">
        <w:rPr>
          <w:rFonts w:ascii="Times New Roman" w:eastAsia="Times New Roman" w:hAnsi="Times New Roman" w:cs="Times New Roman"/>
          <w:sz w:val="24"/>
          <w:szCs w:val="24"/>
        </w:rPr>
        <w:t>.</w:t>
      </w:r>
      <w:r w:rsidR="00413512">
        <w:rPr>
          <w:rFonts w:ascii="Times New Roman" w:eastAsia="Times New Roman" w:hAnsi="Times New Roman" w:cs="Times New Roman"/>
          <w:sz w:val="24"/>
          <w:szCs w:val="24"/>
        </w:rPr>
        <w:t xml:space="preserve"> </w:t>
      </w:r>
    </w:p>
    <w:p w14:paraId="609F51EB" w14:textId="77777777" w:rsidR="00402B09" w:rsidRPr="002E4C0A" w:rsidRDefault="00402B09" w:rsidP="00402B09">
      <w:pPr>
        <w:spacing w:line="360" w:lineRule="auto"/>
        <w:jc w:val="center"/>
        <w:rPr>
          <w:rFonts w:ascii="Times New Roman" w:eastAsia="Times New Roman" w:hAnsi="Times New Roman" w:cs="Times New Roman"/>
          <w:sz w:val="24"/>
          <w:szCs w:val="24"/>
        </w:rPr>
      </w:pPr>
      <w:r w:rsidRPr="002E4C0A">
        <w:rPr>
          <w:rFonts w:ascii="Times New Roman" w:eastAsia="Times New Roman" w:hAnsi="Times New Roman" w:cs="Times New Roman"/>
          <w:noProof/>
          <w:sz w:val="24"/>
          <w:szCs w:val="24"/>
        </w:rPr>
        <w:lastRenderedPageBreak/>
        <w:drawing>
          <wp:inline distT="0" distB="0" distL="0" distR="0" wp14:anchorId="1420539A" wp14:editId="659CFDDB">
            <wp:extent cx="4959176" cy="3854370"/>
            <wp:effectExtent l="0" t="0" r="0" b="0"/>
            <wp:docPr id="1428007139" name="Picture 5" descr="A diagram of a geothermal energy sour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07139" name="Picture 5" descr="A diagram of a geothermal energy sour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28713" cy="3908416"/>
                    </a:xfrm>
                    <a:prstGeom prst="rect">
                      <a:avLst/>
                    </a:prstGeom>
                  </pic:spPr>
                </pic:pic>
              </a:graphicData>
            </a:graphic>
          </wp:inline>
        </w:drawing>
      </w:r>
    </w:p>
    <w:p w14:paraId="5B16986F" w14:textId="49D5D90E" w:rsidR="00402B09" w:rsidRPr="002E4C0A" w:rsidRDefault="00402B09" w:rsidP="00402B09">
      <w:pPr>
        <w:spacing w:line="360" w:lineRule="auto"/>
        <w:jc w:val="center"/>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Figure </w:t>
      </w:r>
      <w:r w:rsidR="00413512">
        <w:rPr>
          <w:rFonts w:ascii="Times New Roman" w:eastAsia="Times New Roman" w:hAnsi="Times New Roman" w:cs="Times New Roman"/>
          <w:sz w:val="24"/>
          <w:szCs w:val="24"/>
        </w:rPr>
        <w:t>4</w:t>
      </w:r>
      <w:r w:rsidRPr="002E4C0A">
        <w:rPr>
          <w:rFonts w:ascii="Times New Roman" w:eastAsia="Times New Roman" w:hAnsi="Times New Roman" w:cs="Times New Roman"/>
          <w:sz w:val="24"/>
          <w:szCs w:val="24"/>
        </w:rPr>
        <w:t xml:space="preserve">. Sources of </w:t>
      </w:r>
      <w:r w:rsidR="0004503D">
        <w:rPr>
          <w:rFonts w:ascii="Times New Roman" w:eastAsia="Times New Roman" w:hAnsi="Times New Roman" w:cs="Times New Roman"/>
          <w:sz w:val="24"/>
          <w:szCs w:val="24"/>
        </w:rPr>
        <w:t>W</w:t>
      </w:r>
      <w:r w:rsidRPr="002E4C0A">
        <w:rPr>
          <w:rFonts w:ascii="Times New Roman" w:eastAsia="Times New Roman" w:hAnsi="Times New Roman" w:cs="Times New Roman"/>
          <w:sz w:val="24"/>
          <w:szCs w:val="24"/>
        </w:rPr>
        <w:t>ater Contamination</w:t>
      </w:r>
      <w:r>
        <w:rPr>
          <w:rStyle w:val="FootnoteReference"/>
          <w:rFonts w:ascii="Times New Roman" w:eastAsia="Times New Roman" w:hAnsi="Times New Roman" w:cs="Times New Roman"/>
          <w:sz w:val="24"/>
          <w:szCs w:val="24"/>
        </w:rPr>
        <w:footnoteReference w:id="3"/>
      </w:r>
    </w:p>
    <w:p w14:paraId="49EDB81D" w14:textId="4BD7AA48" w:rsidR="00DC2058" w:rsidRPr="00DC2058" w:rsidRDefault="00DC2058" w:rsidP="00402B09">
      <w:pPr>
        <w:spacing w:line="360" w:lineRule="auto"/>
        <w:rPr>
          <w:rFonts w:ascii="Times New Roman" w:eastAsia="Times New Roman" w:hAnsi="Times New Roman" w:cs="Times New Roman"/>
          <w:b/>
          <w:bCs/>
          <w:sz w:val="24"/>
          <w:szCs w:val="24"/>
        </w:rPr>
      </w:pPr>
      <w:r w:rsidRPr="00DC2058">
        <w:rPr>
          <w:rFonts w:ascii="Times New Roman" w:eastAsia="Times New Roman" w:hAnsi="Times New Roman" w:cs="Times New Roman"/>
          <w:b/>
          <w:bCs/>
          <w:sz w:val="24"/>
          <w:szCs w:val="24"/>
        </w:rPr>
        <w:t xml:space="preserve">Water-Related Environmental Burdens </w:t>
      </w:r>
    </w:p>
    <w:p w14:paraId="0A9F1A14" w14:textId="187EF729" w:rsidR="002243CD" w:rsidRDefault="003B4D02"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r w:rsidR="002243CD">
        <w:rPr>
          <w:rFonts w:ascii="Times New Roman" w:eastAsia="Times New Roman" w:hAnsi="Times New Roman" w:cs="Times New Roman"/>
          <w:sz w:val="24"/>
          <w:szCs w:val="24"/>
        </w:rPr>
        <w:t xml:space="preserve">aspects of water management </w:t>
      </w:r>
      <w:r>
        <w:rPr>
          <w:rFonts w:ascii="Times New Roman" w:eastAsia="Times New Roman" w:hAnsi="Times New Roman" w:cs="Times New Roman"/>
          <w:sz w:val="24"/>
          <w:szCs w:val="24"/>
        </w:rPr>
        <w:t>and policy</w:t>
      </w:r>
      <w:r w:rsidR="002243CD">
        <w:rPr>
          <w:rFonts w:ascii="Times New Roman" w:eastAsia="Times New Roman" w:hAnsi="Times New Roman" w:cs="Times New Roman"/>
          <w:sz w:val="24"/>
          <w:szCs w:val="24"/>
        </w:rPr>
        <w:t xml:space="preserve"> impact </w:t>
      </w:r>
      <w:del w:id="78" w:author="Zoey Spitzer" w:date="2024-08-20T20:23:00Z" w16du:dateUtc="2024-08-21T00:23:00Z">
        <w:r w:rsidDel="004628B6">
          <w:rPr>
            <w:rFonts w:ascii="Times New Roman" w:eastAsia="Times New Roman" w:hAnsi="Times New Roman" w:cs="Times New Roman"/>
            <w:sz w:val="24"/>
            <w:szCs w:val="24"/>
          </w:rPr>
          <w:delText xml:space="preserve">vulnerable </w:delText>
        </w:r>
      </w:del>
      <w:r>
        <w:rPr>
          <w:rFonts w:ascii="Times New Roman" w:eastAsia="Times New Roman" w:hAnsi="Times New Roman" w:cs="Times New Roman"/>
          <w:sz w:val="24"/>
          <w:szCs w:val="24"/>
        </w:rPr>
        <w:t xml:space="preserve">communities </w:t>
      </w:r>
      <w:r w:rsidR="002243CD">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the </w:t>
      </w:r>
      <w:r w:rsidR="002243CD">
        <w:rPr>
          <w:rFonts w:ascii="Times New Roman" w:eastAsia="Times New Roman" w:hAnsi="Times New Roman" w:cs="Times New Roman"/>
          <w:sz w:val="24"/>
          <w:szCs w:val="24"/>
        </w:rPr>
        <w:t xml:space="preserve">ARCRW. These aspects </w:t>
      </w:r>
      <w:r>
        <w:rPr>
          <w:rFonts w:ascii="Times New Roman" w:eastAsia="Times New Roman" w:hAnsi="Times New Roman" w:cs="Times New Roman"/>
          <w:sz w:val="24"/>
          <w:szCs w:val="24"/>
        </w:rPr>
        <w:t xml:space="preserve">include multi-layered decision </w:t>
      </w:r>
      <w:r w:rsidR="00705C6B">
        <w:rPr>
          <w:rFonts w:ascii="Times New Roman" w:eastAsia="Times New Roman" w:hAnsi="Times New Roman" w:cs="Times New Roman"/>
          <w:sz w:val="24"/>
          <w:szCs w:val="24"/>
        </w:rPr>
        <w:t>process</w:t>
      </w:r>
      <w:r>
        <w:rPr>
          <w:rFonts w:ascii="Times New Roman" w:eastAsia="Times New Roman" w:hAnsi="Times New Roman" w:cs="Times New Roman"/>
          <w:sz w:val="24"/>
          <w:szCs w:val="24"/>
        </w:rPr>
        <w:t>es</w:t>
      </w:r>
      <w:r w:rsidR="00705C6B">
        <w:rPr>
          <w:rFonts w:ascii="Times New Roman" w:eastAsia="Times New Roman" w:hAnsi="Times New Roman" w:cs="Times New Roman"/>
          <w:sz w:val="24"/>
          <w:szCs w:val="24"/>
        </w:rPr>
        <w:t xml:space="preserve"> that</w:t>
      </w:r>
      <w:r>
        <w:rPr>
          <w:rFonts w:ascii="Times New Roman" w:eastAsia="Times New Roman" w:hAnsi="Times New Roman" w:cs="Times New Roman"/>
          <w:sz w:val="24"/>
          <w:szCs w:val="24"/>
        </w:rPr>
        <w:t xml:space="preserve"> seek </w:t>
      </w:r>
      <w:del w:id="79" w:author="Zoey Spitzer" w:date="2024-08-20T20:23:00Z" w16du:dateUtc="2024-08-21T00:23:00Z">
        <w:r w:rsidDel="004628B6">
          <w:rPr>
            <w:rFonts w:ascii="Times New Roman" w:eastAsia="Times New Roman" w:hAnsi="Times New Roman" w:cs="Times New Roman"/>
            <w:sz w:val="24"/>
            <w:szCs w:val="24"/>
          </w:rPr>
          <w:delText>to</w:delText>
        </w:r>
        <w:r w:rsidR="00AD2E62" w:rsidDel="004628B6">
          <w:rPr>
            <w:rFonts w:ascii="Times New Roman" w:eastAsia="Times New Roman" w:hAnsi="Times New Roman" w:cs="Times New Roman"/>
            <w:sz w:val="24"/>
            <w:szCs w:val="24"/>
          </w:rPr>
          <w:delText>:</w:delText>
        </w:r>
      </w:del>
      <w:ins w:id="80" w:author="Zoey Spitzer" w:date="2024-08-20T20:23:00Z" w16du:dateUtc="2024-08-21T00:23:00Z">
        <w:r w:rsidR="004628B6">
          <w:rPr>
            <w:rFonts w:ascii="Times New Roman" w:eastAsia="Times New Roman" w:hAnsi="Times New Roman" w:cs="Times New Roman"/>
            <w:sz w:val="24"/>
            <w:szCs w:val="24"/>
          </w:rPr>
          <w:t>to</w:t>
        </w:r>
      </w:ins>
      <w:r w:rsidR="002243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 decide how much water goes where, </w:t>
      </w:r>
      <w:r w:rsidR="0005015F">
        <w:rPr>
          <w:rFonts w:ascii="Times New Roman" w:eastAsia="Times New Roman" w:hAnsi="Times New Roman" w:cs="Times New Roman"/>
          <w:sz w:val="24"/>
          <w:szCs w:val="24"/>
        </w:rPr>
        <w:t xml:space="preserve">when, </w:t>
      </w:r>
      <w:r>
        <w:rPr>
          <w:rFonts w:ascii="Times New Roman" w:eastAsia="Times New Roman" w:hAnsi="Times New Roman" w:cs="Times New Roman"/>
          <w:sz w:val="24"/>
          <w:szCs w:val="24"/>
        </w:rPr>
        <w:t xml:space="preserve">to whom and for what purposes, 2) </w:t>
      </w:r>
      <w:r w:rsidR="002243CD">
        <w:rPr>
          <w:rFonts w:ascii="Times New Roman" w:eastAsia="Times New Roman" w:hAnsi="Times New Roman" w:cs="Times New Roman"/>
          <w:sz w:val="24"/>
          <w:szCs w:val="24"/>
        </w:rPr>
        <w:t>ensur</w:t>
      </w:r>
      <w:r w:rsidR="00AD2E62">
        <w:rPr>
          <w:rFonts w:ascii="Times New Roman" w:eastAsia="Times New Roman" w:hAnsi="Times New Roman" w:cs="Times New Roman"/>
          <w:sz w:val="24"/>
          <w:szCs w:val="24"/>
        </w:rPr>
        <w:t>e</w:t>
      </w:r>
      <w:r w:rsidR="002243CD">
        <w:rPr>
          <w:rFonts w:ascii="Times New Roman" w:eastAsia="Times New Roman" w:hAnsi="Times New Roman" w:cs="Times New Roman"/>
          <w:sz w:val="24"/>
          <w:szCs w:val="24"/>
        </w:rPr>
        <w:t xml:space="preserve"> </w:t>
      </w:r>
      <w:r w:rsidR="00067950">
        <w:rPr>
          <w:rFonts w:ascii="Times New Roman" w:eastAsia="Times New Roman" w:hAnsi="Times New Roman" w:cs="Times New Roman"/>
          <w:sz w:val="24"/>
          <w:szCs w:val="24"/>
        </w:rPr>
        <w:t>sufficient water</w:t>
      </w:r>
      <w:r w:rsidR="002243CD">
        <w:rPr>
          <w:rFonts w:ascii="Times New Roman" w:eastAsia="Times New Roman" w:hAnsi="Times New Roman" w:cs="Times New Roman"/>
          <w:sz w:val="24"/>
          <w:szCs w:val="24"/>
        </w:rPr>
        <w:t xml:space="preserve"> quality, and</w:t>
      </w:r>
      <w:r w:rsidR="00AD2E62">
        <w:rPr>
          <w:rFonts w:ascii="Times New Roman" w:eastAsia="Times New Roman" w:hAnsi="Times New Roman" w:cs="Times New Roman"/>
          <w:sz w:val="24"/>
          <w:szCs w:val="24"/>
        </w:rPr>
        <w:t xml:space="preserve"> 3) </w:t>
      </w:r>
      <w:r w:rsidR="002243CD">
        <w:rPr>
          <w:rFonts w:ascii="Times New Roman" w:eastAsia="Times New Roman" w:hAnsi="Times New Roman" w:cs="Times New Roman"/>
          <w:sz w:val="24"/>
          <w:szCs w:val="24"/>
        </w:rPr>
        <w:t xml:space="preserve">invest in infrastructure to </w:t>
      </w:r>
      <w:r w:rsidR="0005015F">
        <w:rPr>
          <w:rFonts w:ascii="Times New Roman" w:eastAsia="Times New Roman" w:hAnsi="Times New Roman" w:cs="Times New Roman"/>
          <w:sz w:val="24"/>
          <w:szCs w:val="24"/>
        </w:rPr>
        <w:t>protect supply reliability and water quality</w:t>
      </w:r>
      <w:r w:rsidR="002243CD">
        <w:rPr>
          <w:rFonts w:ascii="Times New Roman" w:eastAsia="Times New Roman" w:hAnsi="Times New Roman" w:cs="Times New Roman"/>
          <w:sz w:val="24"/>
          <w:szCs w:val="24"/>
        </w:rPr>
        <w:t xml:space="preserve">. </w:t>
      </w:r>
      <w:r w:rsidR="0005015F">
        <w:rPr>
          <w:rFonts w:ascii="Times New Roman" w:eastAsia="Times New Roman" w:hAnsi="Times New Roman" w:cs="Times New Roman"/>
          <w:sz w:val="24"/>
          <w:szCs w:val="24"/>
        </w:rPr>
        <w:t xml:space="preserve">Limited and uncertain water supplies constrain allocation decisions. Many </w:t>
      </w:r>
      <w:r w:rsidR="002243CD">
        <w:rPr>
          <w:rFonts w:ascii="Times New Roman" w:eastAsia="Times New Roman" w:hAnsi="Times New Roman" w:cs="Times New Roman"/>
          <w:sz w:val="24"/>
          <w:szCs w:val="24"/>
        </w:rPr>
        <w:t xml:space="preserve">factors </w:t>
      </w:r>
      <w:r w:rsidR="0005015F">
        <w:rPr>
          <w:rFonts w:ascii="Times New Roman" w:eastAsia="Times New Roman" w:hAnsi="Times New Roman" w:cs="Times New Roman"/>
          <w:sz w:val="24"/>
          <w:szCs w:val="24"/>
        </w:rPr>
        <w:t xml:space="preserve">affect </w:t>
      </w:r>
      <w:r w:rsidR="002243CD">
        <w:rPr>
          <w:rFonts w:ascii="Times New Roman" w:eastAsia="Times New Roman" w:hAnsi="Times New Roman" w:cs="Times New Roman"/>
          <w:sz w:val="24"/>
          <w:szCs w:val="24"/>
        </w:rPr>
        <w:t>water quality</w:t>
      </w:r>
      <w:r w:rsidR="0005015F">
        <w:rPr>
          <w:rFonts w:ascii="Times New Roman" w:eastAsia="Times New Roman" w:hAnsi="Times New Roman" w:cs="Times New Roman"/>
          <w:sz w:val="24"/>
          <w:szCs w:val="24"/>
        </w:rPr>
        <w:t>, as Figure 4 illustrates</w:t>
      </w:r>
      <w:r w:rsidR="002243CD">
        <w:rPr>
          <w:rFonts w:ascii="Times New Roman" w:eastAsia="Times New Roman" w:hAnsi="Times New Roman" w:cs="Times New Roman"/>
          <w:sz w:val="24"/>
          <w:szCs w:val="24"/>
        </w:rPr>
        <w:t xml:space="preserve">. </w:t>
      </w:r>
      <w:r w:rsidR="0005015F">
        <w:rPr>
          <w:rFonts w:ascii="Times New Roman" w:eastAsia="Times New Roman" w:hAnsi="Times New Roman" w:cs="Times New Roman"/>
          <w:sz w:val="24"/>
          <w:szCs w:val="24"/>
        </w:rPr>
        <w:t>Infrastructure investments entail l</w:t>
      </w:r>
      <w:r w:rsidR="002243CD">
        <w:rPr>
          <w:rFonts w:ascii="Times New Roman" w:eastAsia="Times New Roman" w:hAnsi="Times New Roman" w:cs="Times New Roman"/>
          <w:sz w:val="24"/>
          <w:szCs w:val="24"/>
        </w:rPr>
        <w:t xml:space="preserve">arge amounts of money and lengthy political processes. </w:t>
      </w:r>
      <w:r w:rsidR="0005015F">
        <w:rPr>
          <w:rFonts w:ascii="Times New Roman" w:eastAsia="Times New Roman" w:hAnsi="Times New Roman" w:cs="Times New Roman"/>
          <w:sz w:val="24"/>
          <w:szCs w:val="24"/>
        </w:rPr>
        <w:t>T</w:t>
      </w:r>
      <w:r w:rsidR="00705C6B">
        <w:rPr>
          <w:rFonts w:ascii="Times New Roman" w:eastAsia="Times New Roman" w:hAnsi="Times New Roman" w:cs="Times New Roman"/>
          <w:sz w:val="24"/>
          <w:szCs w:val="24"/>
        </w:rPr>
        <w:t xml:space="preserve">hese three </w:t>
      </w:r>
      <w:r w:rsidR="0005015F">
        <w:rPr>
          <w:rFonts w:ascii="Times New Roman" w:eastAsia="Times New Roman" w:hAnsi="Times New Roman" w:cs="Times New Roman"/>
          <w:sz w:val="24"/>
          <w:szCs w:val="24"/>
        </w:rPr>
        <w:t xml:space="preserve">broad </w:t>
      </w:r>
      <w:r w:rsidR="00705C6B">
        <w:rPr>
          <w:rFonts w:ascii="Times New Roman" w:eastAsia="Times New Roman" w:hAnsi="Times New Roman" w:cs="Times New Roman"/>
          <w:sz w:val="24"/>
          <w:szCs w:val="24"/>
        </w:rPr>
        <w:t xml:space="preserve">aspects of water </w:t>
      </w:r>
      <w:r w:rsidR="0005015F">
        <w:rPr>
          <w:rFonts w:ascii="Times New Roman" w:eastAsia="Times New Roman" w:hAnsi="Times New Roman" w:cs="Times New Roman"/>
          <w:sz w:val="24"/>
          <w:szCs w:val="24"/>
        </w:rPr>
        <w:t xml:space="preserve">policy affect severity and distribution of </w:t>
      </w:r>
      <w:del w:id="81" w:author="Zoey Spitzer" w:date="2024-08-19T14:34:00Z" w16du:dateUtc="2024-08-19T18:34:00Z">
        <w:r w:rsidR="00705C6B" w:rsidDel="004249C3">
          <w:rPr>
            <w:rFonts w:ascii="Times New Roman" w:eastAsia="Times New Roman" w:hAnsi="Times New Roman" w:cs="Times New Roman"/>
            <w:sz w:val="24"/>
            <w:szCs w:val="24"/>
          </w:rPr>
          <w:delText xml:space="preserve"> </w:delText>
        </w:r>
      </w:del>
      <w:r w:rsidR="00705C6B">
        <w:rPr>
          <w:rFonts w:ascii="Times New Roman" w:eastAsia="Times New Roman" w:hAnsi="Times New Roman" w:cs="Times New Roman"/>
          <w:sz w:val="24"/>
          <w:szCs w:val="24"/>
        </w:rPr>
        <w:t>environmental burden</w:t>
      </w:r>
      <w:r w:rsidR="00B559CB">
        <w:rPr>
          <w:rFonts w:ascii="Times New Roman" w:eastAsia="Times New Roman" w:hAnsi="Times New Roman" w:cs="Times New Roman"/>
          <w:sz w:val="24"/>
          <w:szCs w:val="24"/>
        </w:rPr>
        <w:t>s</w:t>
      </w:r>
      <w:del w:id="82" w:author="Zoey Spitzer" w:date="2024-08-20T20:24:00Z" w16du:dateUtc="2024-08-21T00:24:00Z">
        <w:r w:rsidR="00705C6B" w:rsidDel="004628B6">
          <w:rPr>
            <w:rFonts w:ascii="Times New Roman" w:eastAsia="Times New Roman" w:hAnsi="Times New Roman" w:cs="Times New Roman"/>
            <w:sz w:val="24"/>
            <w:szCs w:val="24"/>
          </w:rPr>
          <w:delText xml:space="preserve"> </w:delText>
        </w:r>
        <w:r w:rsidR="0005015F" w:rsidDel="004628B6">
          <w:rPr>
            <w:rFonts w:ascii="Times New Roman" w:eastAsia="Times New Roman" w:hAnsi="Times New Roman" w:cs="Times New Roman"/>
            <w:sz w:val="24"/>
            <w:szCs w:val="24"/>
          </w:rPr>
          <w:delText>for</w:delText>
        </w:r>
      </w:del>
      <w:r w:rsidR="00705C6B">
        <w:rPr>
          <w:rFonts w:ascii="Times New Roman" w:eastAsia="Times New Roman" w:hAnsi="Times New Roman" w:cs="Times New Roman"/>
          <w:sz w:val="24"/>
          <w:szCs w:val="24"/>
        </w:rPr>
        <w:t xml:space="preserve"> in </w:t>
      </w:r>
      <w:r w:rsidR="0005015F">
        <w:rPr>
          <w:rFonts w:ascii="Times New Roman" w:eastAsia="Times New Roman" w:hAnsi="Times New Roman" w:cs="Times New Roman"/>
          <w:sz w:val="24"/>
          <w:szCs w:val="24"/>
        </w:rPr>
        <w:t xml:space="preserve">the </w:t>
      </w:r>
      <w:r w:rsidR="00705C6B">
        <w:rPr>
          <w:rFonts w:ascii="Times New Roman" w:eastAsia="Times New Roman" w:hAnsi="Times New Roman" w:cs="Times New Roman"/>
          <w:sz w:val="24"/>
          <w:szCs w:val="24"/>
        </w:rPr>
        <w:t>ARCRW</w:t>
      </w:r>
      <w:r w:rsidR="00833E25">
        <w:rPr>
          <w:rFonts w:ascii="Times New Roman" w:eastAsia="Times New Roman" w:hAnsi="Times New Roman" w:cs="Times New Roman"/>
          <w:sz w:val="24"/>
          <w:szCs w:val="24"/>
        </w:rPr>
        <w:t>,</w:t>
      </w:r>
      <w:r w:rsidR="00705C6B">
        <w:rPr>
          <w:rFonts w:ascii="Times New Roman" w:eastAsia="Times New Roman" w:hAnsi="Times New Roman" w:cs="Times New Roman"/>
          <w:sz w:val="24"/>
          <w:szCs w:val="24"/>
        </w:rPr>
        <w:t xml:space="preserve"> and these burdens have significant implications for health and </w:t>
      </w:r>
      <w:commentRangeStart w:id="83"/>
      <w:commentRangeStart w:id="84"/>
      <w:commentRangeStart w:id="85"/>
      <w:r w:rsidR="00705C6B">
        <w:rPr>
          <w:rFonts w:ascii="Times New Roman" w:eastAsia="Times New Roman" w:hAnsi="Times New Roman" w:cs="Times New Roman"/>
          <w:sz w:val="24"/>
          <w:szCs w:val="24"/>
        </w:rPr>
        <w:t>productivity</w:t>
      </w:r>
      <w:commentRangeEnd w:id="83"/>
      <w:r w:rsidR="00B104C6">
        <w:rPr>
          <w:rStyle w:val="CommentReference"/>
        </w:rPr>
        <w:commentReference w:id="83"/>
      </w:r>
      <w:commentRangeEnd w:id="84"/>
      <w:r w:rsidR="008A787D">
        <w:rPr>
          <w:rStyle w:val="CommentReference"/>
        </w:rPr>
        <w:commentReference w:id="84"/>
      </w:r>
      <w:commentRangeEnd w:id="85"/>
      <w:r w:rsidR="00F0538C">
        <w:rPr>
          <w:rStyle w:val="CommentReference"/>
        </w:rPr>
        <w:commentReference w:id="85"/>
      </w:r>
      <w:r w:rsidR="0005015F">
        <w:rPr>
          <w:rFonts w:ascii="Times New Roman" w:eastAsia="Times New Roman" w:hAnsi="Times New Roman" w:cs="Times New Roman"/>
          <w:sz w:val="24"/>
          <w:szCs w:val="24"/>
        </w:rPr>
        <w:t xml:space="preserve"> (</w:t>
      </w:r>
      <w:ins w:id="86" w:author="Zoey Spitzer" w:date="2024-08-19T14:37:00Z" w16du:dateUtc="2024-08-19T18:37:00Z">
        <w:r w:rsidR="004249C3" w:rsidRPr="004249C3">
          <w:rPr>
            <w:rFonts w:ascii="Times New Roman" w:eastAsia="Times New Roman" w:hAnsi="Times New Roman" w:cs="Times New Roman"/>
            <w:sz w:val="24"/>
            <w:szCs w:val="24"/>
          </w:rPr>
          <w:t xml:space="preserve">Oyedele and Tella, 2023; Oliveira et. al., 2023; Johar et. al., 2022; González et. al., 2021; </w:t>
        </w:r>
        <w:r w:rsidR="004249C3" w:rsidRPr="004249C3">
          <w:rPr>
            <w:rFonts w:ascii="Times New Roman" w:eastAsia="Times New Roman" w:hAnsi="Times New Roman" w:cs="Times New Roman"/>
            <w:sz w:val="24"/>
            <w:szCs w:val="24"/>
          </w:rPr>
          <w:lastRenderedPageBreak/>
          <w:t>Jorgenson et. al., 2020; Spotswood et. al., 2021; Zaveri et. al., 2020; Dell et. al., 2009</w:t>
        </w:r>
      </w:ins>
      <w:commentRangeStart w:id="87"/>
      <w:commentRangeStart w:id="88"/>
      <w:commentRangeStart w:id="89"/>
      <w:r w:rsidR="0005015F">
        <w:rPr>
          <w:rFonts w:ascii="Times New Roman" w:eastAsia="Times New Roman" w:hAnsi="Times New Roman" w:cs="Times New Roman"/>
          <w:sz w:val="24"/>
          <w:szCs w:val="24"/>
        </w:rPr>
        <w:t>CITATION</w:t>
      </w:r>
      <w:commentRangeEnd w:id="87"/>
      <w:r w:rsidR="0005015F">
        <w:rPr>
          <w:rStyle w:val="CommentReference"/>
        </w:rPr>
        <w:commentReference w:id="87"/>
      </w:r>
      <w:commentRangeEnd w:id="88"/>
      <w:r w:rsidR="007D01A9">
        <w:rPr>
          <w:rStyle w:val="CommentReference"/>
        </w:rPr>
        <w:commentReference w:id="88"/>
      </w:r>
      <w:commentRangeEnd w:id="89"/>
      <w:r w:rsidR="008F2A65">
        <w:rPr>
          <w:rStyle w:val="CommentReference"/>
        </w:rPr>
        <w:commentReference w:id="89"/>
      </w:r>
      <w:r w:rsidR="0005015F">
        <w:rPr>
          <w:rFonts w:ascii="Times New Roman" w:eastAsia="Times New Roman" w:hAnsi="Times New Roman" w:cs="Times New Roman"/>
          <w:sz w:val="24"/>
          <w:szCs w:val="24"/>
        </w:rPr>
        <w:t>).</w:t>
      </w:r>
    </w:p>
    <w:p w14:paraId="77C52400" w14:textId="7641F9FE" w:rsidR="00A61948" w:rsidRDefault="000A2C7A" w:rsidP="00C91AF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5C208BB2" wp14:editId="32E125CB">
            <wp:extent cx="5943600" cy="2531110"/>
            <wp:effectExtent l="0" t="0" r="0" b="2540"/>
            <wp:docPr id="1343236291" name="Picture 1" descr="A diagram of different types of water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36291" name="Picture 1" descr="A diagram of different types of water manageme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531110"/>
                    </a:xfrm>
                    <a:prstGeom prst="rect">
                      <a:avLst/>
                    </a:prstGeom>
                  </pic:spPr>
                </pic:pic>
              </a:graphicData>
            </a:graphic>
          </wp:inline>
        </w:drawing>
      </w:r>
    </w:p>
    <w:p w14:paraId="7B9BFCA1" w14:textId="2AF32DE8" w:rsidR="0046182E" w:rsidRDefault="0046182E" w:rsidP="00B104C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 Environmental Burdens in </w:t>
      </w:r>
      <w:r w:rsidR="00A44DFC">
        <w:rPr>
          <w:rFonts w:ascii="Times New Roman" w:eastAsia="Times New Roman" w:hAnsi="Times New Roman" w:cs="Times New Roman"/>
          <w:sz w:val="24"/>
          <w:szCs w:val="24"/>
        </w:rPr>
        <w:t>W</w:t>
      </w:r>
      <w:r>
        <w:rPr>
          <w:rFonts w:ascii="Times New Roman" w:eastAsia="Times New Roman" w:hAnsi="Times New Roman" w:cs="Times New Roman"/>
          <w:sz w:val="24"/>
          <w:szCs w:val="24"/>
        </w:rPr>
        <w:t>ater Management</w:t>
      </w:r>
    </w:p>
    <w:p w14:paraId="72F92193" w14:textId="77777777" w:rsidR="00F0538C" w:rsidRDefault="00FB6ADC" w:rsidP="00402B09">
      <w:pPr>
        <w:spacing w:line="360" w:lineRule="auto"/>
        <w:rPr>
          <w:ins w:id="90" w:author="Zoey Spitzer" w:date="2024-08-20T22:21:00Z" w16du:dateUtc="2024-08-21T02:21:00Z"/>
          <w:rFonts w:ascii="Times New Roman" w:eastAsia="Times New Roman" w:hAnsi="Times New Roman" w:cs="Times New Roman"/>
          <w:sz w:val="24"/>
          <w:szCs w:val="24"/>
        </w:rPr>
      </w:pPr>
      <w:commentRangeStart w:id="91"/>
      <w:commentRangeStart w:id="92"/>
      <w:commentRangeStart w:id="93"/>
      <w:commentRangeStart w:id="94"/>
      <w:commentRangeStart w:id="95"/>
      <w:r>
        <w:rPr>
          <w:rFonts w:ascii="Times New Roman" w:eastAsia="Times New Roman" w:hAnsi="Times New Roman" w:cs="Times New Roman"/>
          <w:sz w:val="24"/>
          <w:szCs w:val="24"/>
        </w:rPr>
        <w:t>Figure</w:t>
      </w:r>
      <w:commentRangeEnd w:id="91"/>
      <w:r w:rsidR="00E40F06">
        <w:rPr>
          <w:rStyle w:val="CommentReference"/>
        </w:rPr>
        <w:commentReference w:id="91"/>
      </w:r>
      <w:commentRangeEnd w:id="92"/>
      <w:r w:rsidR="007D01A9">
        <w:rPr>
          <w:rStyle w:val="CommentReference"/>
        </w:rPr>
        <w:commentReference w:id="92"/>
      </w:r>
      <w:commentRangeEnd w:id="93"/>
      <w:r w:rsidR="004D59EB">
        <w:rPr>
          <w:rStyle w:val="CommentReference"/>
        </w:rPr>
        <w:commentReference w:id="93"/>
      </w:r>
      <w:commentRangeEnd w:id="94"/>
      <w:r w:rsidR="00495EDB">
        <w:rPr>
          <w:rStyle w:val="CommentReference"/>
        </w:rPr>
        <w:commentReference w:id="94"/>
      </w:r>
      <w:commentRangeEnd w:id="95"/>
      <w:r w:rsidR="00706183">
        <w:rPr>
          <w:rStyle w:val="CommentReference"/>
        </w:rPr>
        <w:commentReference w:id="95"/>
      </w:r>
      <w:r w:rsidR="0046182E">
        <w:rPr>
          <w:rFonts w:ascii="Times New Roman" w:eastAsia="Times New Roman" w:hAnsi="Times New Roman" w:cs="Times New Roman"/>
          <w:sz w:val="24"/>
          <w:szCs w:val="24"/>
        </w:rPr>
        <w:t xml:space="preserve"> 5</w:t>
      </w:r>
      <w:r>
        <w:rPr>
          <w:rFonts w:ascii="Times New Roman" w:eastAsia="Times New Roman" w:hAnsi="Times New Roman" w:cs="Times New Roman"/>
          <w:sz w:val="24"/>
          <w:szCs w:val="24"/>
        </w:rPr>
        <w:t xml:space="preserve"> </w:t>
      </w:r>
      <w:r w:rsidR="0005015F">
        <w:rPr>
          <w:rFonts w:ascii="Times New Roman" w:eastAsia="Times New Roman" w:hAnsi="Times New Roman" w:cs="Times New Roman"/>
          <w:sz w:val="24"/>
          <w:szCs w:val="24"/>
        </w:rPr>
        <w:t>include</w:t>
      </w:r>
      <w:r>
        <w:rPr>
          <w:rFonts w:ascii="Times New Roman" w:eastAsia="Times New Roman" w:hAnsi="Times New Roman" w:cs="Times New Roman"/>
          <w:sz w:val="24"/>
          <w:szCs w:val="24"/>
        </w:rPr>
        <w:t xml:space="preserve">s </w:t>
      </w:r>
      <w:r w:rsidR="0005015F">
        <w:rPr>
          <w:rFonts w:ascii="Times New Roman" w:eastAsia="Times New Roman" w:hAnsi="Times New Roman" w:cs="Times New Roman"/>
          <w:sz w:val="24"/>
          <w:szCs w:val="24"/>
        </w:rPr>
        <w:t>four</w:t>
      </w:r>
      <w:r>
        <w:rPr>
          <w:rFonts w:ascii="Times New Roman" w:eastAsia="Times New Roman" w:hAnsi="Times New Roman" w:cs="Times New Roman"/>
          <w:sz w:val="24"/>
          <w:szCs w:val="24"/>
        </w:rPr>
        <w:t xml:space="preserve"> environmental burdens this paper</w:t>
      </w:r>
      <w:r w:rsidR="0005015F">
        <w:rPr>
          <w:rFonts w:ascii="Times New Roman" w:eastAsia="Times New Roman" w:hAnsi="Times New Roman" w:cs="Times New Roman"/>
          <w:sz w:val="24"/>
          <w:szCs w:val="24"/>
        </w:rPr>
        <w:t xml:space="preserve"> </w:t>
      </w:r>
      <w:del w:id="96" w:author="Zoey Spitzer" w:date="2024-08-20T20:33:00Z" w16du:dateUtc="2024-08-21T00:33:00Z">
        <w:r w:rsidR="0005015F" w:rsidDel="00E35E69">
          <w:rPr>
            <w:rFonts w:ascii="Times New Roman" w:eastAsia="Times New Roman" w:hAnsi="Times New Roman" w:cs="Times New Roman"/>
            <w:sz w:val="24"/>
            <w:szCs w:val="24"/>
          </w:rPr>
          <w:delText>focuses on</w:delText>
        </w:r>
      </w:del>
      <w:ins w:id="97" w:author="Zoey Spitzer" w:date="2024-08-20T20:33:00Z" w16du:dateUtc="2024-08-21T00:33:00Z">
        <w:r w:rsidR="00E35E69">
          <w:rPr>
            <w:rFonts w:ascii="Times New Roman" w:eastAsia="Times New Roman" w:hAnsi="Times New Roman" w:cs="Times New Roman"/>
            <w:sz w:val="24"/>
            <w:szCs w:val="24"/>
          </w:rPr>
          <w:t>analyzes</w:t>
        </w:r>
      </w:ins>
      <w:r w:rsidR="0005015F">
        <w:rPr>
          <w:rFonts w:ascii="Times New Roman" w:eastAsia="Times New Roman" w:hAnsi="Times New Roman" w:cs="Times New Roman"/>
          <w:sz w:val="24"/>
          <w:szCs w:val="24"/>
        </w:rPr>
        <w:t xml:space="preserve">, linking </w:t>
      </w:r>
      <w:r>
        <w:rPr>
          <w:rFonts w:ascii="Times New Roman" w:eastAsia="Times New Roman" w:hAnsi="Times New Roman" w:cs="Times New Roman"/>
          <w:sz w:val="24"/>
          <w:szCs w:val="24"/>
        </w:rPr>
        <w:t xml:space="preserve">them </w:t>
      </w:r>
      <w:r w:rsidR="0005015F">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aspect</w:t>
      </w:r>
      <w:r w:rsidR="0005015F">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water management </w:t>
      </w:r>
      <w:r w:rsidR="0005015F">
        <w:rPr>
          <w:rFonts w:ascii="Times New Roman" w:eastAsia="Times New Roman" w:hAnsi="Times New Roman" w:cs="Times New Roman"/>
          <w:sz w:val="24"/>
          <w:szCs w:val="24"/>
        </w:rPr>
        <w:t xml:space="preserve">that most </w:t>
      </w:r>
      <w:del w:id="98" w:author="Zoey Spitzer" w:date="2024-08-20T20:06:00Z" w16du:dateUtc="2024-08-21T00:06:00Z">
        <w:r w:rsidR="0005015F" w:rsidDel="008F2A65">
          <w:rPr>
            <w:rFonts w:ascii="Times New Roman" w:eastAsia="Times New Roman" w:hAnsi="Times New Roman" w:cs="Times New Roman"/>
            <w:sz w:val="24"/>
            <w:szCs w:val="24"/>
          </w:rPr>
          <w:delText xml:space="preserve">affect </w:delText>
        </w:r>
      </w:del>
      <w:ins w:id="99" w:author="Zoey Spitzer" w:date="2024-08-20T20:06:00Z" w16du:dateUtc="2024-08-21T00:06:00Z">
        <w:r w:rsidR="008F2A65">
          <w:rPr>
            <w:rFonts w:ascii="Times New Roman" w:eastAsia="Times New Roman" w:hAnsi="Times New Roman" w:cs="Times New Roman"/>
            <w:sz w:val="24"/>
            <w:szCs w:val="24"/>
          </w:rPr>
          <w:t>rel</w:t>
        </w:r>
      </w:ins>
      <w:ins w:id="100" w:author="Zoey Spitzer" w:date="2024-08-20T20:07:00Z" w16du:dateUtc="2024-08-21T00:07:00Z">
        <w:r w:rsidR="008F2A65">
          <w:rPr>
            <w:rFonts w:ascii="Times New Roman" w:eastAsia="Times New Roman" w:hAnsi="Times New Roman" w:cs="Times New Roman"/>
            <w:sz w:val="24"/>
            <w:szCs w:val="24"/>
          </w:rPr>
          <w:t>ate to</w:t>
        </w:r>
      </w:ins>
      <w:ins w:id="101" w:author="Zoey Spitzer" w:date="2024-08-20T20:06:00Z" w16du:dateUtc="2024-08-21T00:06:00Z">
        <w:r w:rsidR="008F2A65">
          <w:rPr>
            <w:rFonts w:ascii="Times New Roman" w:eastAsia="Times New Roman" w:hAnsi="Times New Roman" w:cs="Times New Roman"/>
            <w:sz w:val="24"/>
            <w:szCs w:val="24"/>
          </w:rPr>
          <w:t xml:space="preserve"> </w:t>
        </w:r>
      </w:ins>
      <w:r w:rsidR="0005015F">
        <w:rPr>
          <w:rFonts w:ascii="Times New Roman" w:eastAsia="Times New Roman" w:hAnsi="Times New Roman" w:cs="Times New Roman"/>
          <w:sz w:val="24"/>
          <w:szCs w:val="24"/>
        </w:rPr>
        <w:t xml:space="preserve">them. </w:t>
      </w:r>
      <w:del w:id="102" w:author="Zoey Spitzer" w:date="2024-08-20T20:08:00Z" w16du:dateUtc="2024-08-21T00:08:00Z">
        <w:r w:rsidR="00402B09" w:rsidRPr="002E4C0A" w:rsidDel="004D59EB">
          <w:rPr>
            <w:rFonts w:ascii="Times New Roman" w:eastAsia="Times New Roman" w:hAnsi="Times New Roman" w:cs="Times New Roman"/>
            <w:sz w:val="24"/>
            <w:szCs w:val="24"/>
          </w:rPr>
          <w:delText>Air pollution</w:delText>
        </w:r>
      </w:del>
      <w:ins w:id="103" w:author="Zoey Spitzer" w:date="2024-08-20T20:08:00Z" w16du:dateUtc="2024-08-21T00:08:00Z">
        <w:r w:rsidR="004D59EB">
          <w:rPr>
            <w:rFonts w:ascii="Times New Roman" w:eastAsia="Times New Roman" w:hAnsi="Times New Roman" w:cs="Times New Roman"/>
            <w:sz w:val="24"/>
            <w:szCs w:val="24"/>
          </w:rPr>
          <w:t xml:space="preserve">Dust </w:t>
        </w:r>
      </w:ins>
      <w:ins w:id="104" w:author="Zoey Spitzer" w:date="2024-08-20T20:09:00Z" w16du:dateUtc="2024-08-21T00:09:00Z">
        <w:r w:rsidR="004D59EB">
          <w:rPr>
            <w:rFonts w:ascii="Times New Roman" w:eastAsia="Times New Roman" w:hAnsi="Times New Roman" w:cs="Times New Roman"/>
            <w:sz w:val="24"/>
            <w:szCs w:val="24"/>
          </w:rPr>
          <w:t>particles</w:t>
        </w:r>
      </w:ins>
      <w:ins w:id="105" w:author="Zoey Spitzer" w:date="2024-08-20T20:08:00Z" w16du:dateUtc="2024-08-21T00:08:00Z">
        <w:r w:rsidR="004D59EB">
          <w:rPr>
            <w:rFonts w:ascii="Times New Roman" w:eastAsia="Times New Roman" w:hAnsi="Times New Roman" w:cs="Times New Roman"/>
            <w:sz w:val="24"/>
            <w:szCs w:val="24"/>
          </w:rPr>
          <w:t xml:space="preserve"> in the air</w:t>
        </w:r>
      </w:ins>
      <w:ins w:id="106" w:author="Zoey Spitzer" w:date="2024-08-20T20:34:00Z" w16du:dateUtc="2024-08-21T00:34:00Z">
        <w:r w:rsidR="00E35E69">
          <w:rPr>
            <w:rFonts w:ascii="Times New Roman" w:eastAsia="Times New Roman" w:hAnsi="Times New Roman" w:cs="Times New Roman"/>
            <w:sz w:val="24"/>
            <w:szCs w:val="24"/>
          </w:rPr>
          <w:t xml:space="preserve"> (DPIA)</w:t>
        </w:r>
      </w:ins>
      <w:r w:rsidR="00402B09" w:rsidRPr="002E4C0A">
        <w:rPr>
          <w:rFonts w:ascii="Times New Roman" w:eastAsia="Times New Roman" w:hAnsi="Times New Roman" w:cs="Times New Roman"/>
          <w:sz w:val="24"/>
          <w:szCs w:val="24"/>
        </w:rPr>
        <w:t xml:space="preserve"> impact</w:t>
      </w:r>
      <w:del w:id="107" w:author="Zoey Spitzer" w:date="2024-08-20T20:09:00Z" w16du:dateUtc="2024-08-21T00:09:00Z">
        <w:r w:rsidR="00402B09" w:rsidDel="004D59EB">
          <w:rPr>
            <w:rFonts w:ascii="Times New Roman" w:eastAsia="Times New Roman" w:hAnsi="Times New Roman" w:cs="Times New Roman"/>
            <w:sz w:val="24"/>
            <w:szCs w:val="24"/>
          </w:rPr>
          <w:delText>s</w:delText>
        </w:r>
      </w:del>
      <w:r w:rsidR="00402B09" w:rsidRPr="002E4C0A">
        <w:rPr>
          <w:rFonts w:ascii="Times New Roman" w:eastAsia="Times New Roman" w:hAnsi="Times New Roman" w:cs="Times New Roman"/>
          <w:sz w:val="24"/>
          <w:szCs w:val="24"/>
        </w:rPr>
        <w:t xml:space="preserve"> human, animal and plant health, </w:t>
      </w:r>
      <w:r w:rsidR="00402B09">
        <w:rPr>
          <w:rFonts w:ascii="Times New Roman" w:eastAsia="Times New Roman" w:hAnsi="Times New Roman" w:cs="Times New Roman"/>
          <w:sz w:val="24"/>
          <w:szCs w:val="24"/>
        </w:rPr>
        <w:t xml:space="preserve">as well as contaminating </w:t>
      </w:r>
      <w:r w:rsidR="00402B09" w:rsidRPr="002E4C0A">
        <w:rPr>
          <w:rFonts w:ascii="Times New Roman" w:eastAsia="Times New Roman" w:hAnsi="Times New Roman" w:cs="Times New Roman"/>
          <w:sz w:val="24"/>
          <w:szCs w:val="24"/>
        </w:rPr>
        <w:t xml:space="preserve">water (Groundwater Foundation, n.d.). </w:t>
      </w:r>
      <w:r w:rsidR="00F3604B">
        <w:rPr>
          <w:rFonts w:ascii="Times New Roman" w:eastAsia="Times New Roman" w:hAnsi="Times New Roman" w:cs="Times New Roman"/>
          <w:sz w:val="24"/>
          <w:szCs w:val="24"/>
        </w:rPr>
        <w:t xml:space="preserve">Moreover, dust control efforts require water allocation decisions. </w:t>
      </w:r>
      <w:r w:rsidR="00402B09" w:rsidRPr="002E4C0A">
        <w:rPr>
          <w:rFonts w:ascii="Times New Roman" w:eastAsia="Times New Roman" w:hAnsi="Times New Roman" w:cs="Times New Roman"/>
          <w:sz w:val="24"/>
          <w:szCs w:val="24"/>
        </w:rPr>
        <w:t xml:space="preserve">Leaky </w:t>
      </w:r>
      <w:ins w:id="108" w:author="Zoey Spitzer" w:date="2024-08-20T20:34:00Z" w16du:dateUtc="2024-08-21T00:34:00Z">
        <w:r w:rsidR="00E35E69">
          <w:rPr>
            <w:rFonts w:ascii="Times New Roman" w:eastAsia="Times New Roman" w:hAnsi="Times New Roman" w:cs="Times New Roman"/>
            <w:sz w:val="24"/>
            <w:szCs w:val="24"/>
          </w:rPr>
          <w:t>undergrounds storage tanks (</w:t>
        </w:r>
      </w:ins>
      <w:r w:rsidR="00402B09" w:rsidRPr="002E4C0A">
        <w:rPr>
          <w:rFonts w:ascii="Times New Roman" w:eastAsia="Times New Roman" w:hAnsi="Times New Roman" w:cs="Times New Roman"/>
          <w:sz w:val="24"/>
          <w:szCs w:val="24"/>
        </w:rPr>
        <w:t>USTs</w:t>
      </w:r>
      <w:ins w:id="109" w:author="Zoey Spitzer" w:date="2024-08-20T20:34:00Z" w16du:dateUtc="2024-08-21T00:34:00Z">
        <w:r w:rsidR="00E35E69">
          <w:rPr>
            <w:rFonts w:ascii="Times New Roman" w:eastAsia="Times New Roman" w:hAnsi="Times New Roman" w:cs="Times New Roman"/>
            <w:sz w:val="24"/>
            <w:szCs w:val="24"/>
          </w:rPr>
          <w:t>)</w:t>
        </w:r>
      </w:ins>
      <w:r w:rsidR="00402B09" w:rsidRPr="002E4C0A">
        <w:rPr>
          <w:rFonts w:ascii="Times New Roman" w:eastAsia="Times New Roman" w:hAnsi="Times New Roman" w:cs="Times New Roman"/>
          <w:sz w:val="24"/>
          <w:szCs w:val="24"/>
        </w:rPr>
        <w:t xml:space="preserve"> release toxic materials that can contaminate </w:t>
      </w:r>
      <w:r w:rsidR="00402B09">
        <w:rPr>
          <w:rFonts w:ascii="Times New Roman" w:eastAsia="Times New Roman" w:hAnsi="Times New Roman" w:cs="Times New Roman"/>
          <w:sz w:val="24"/>
          <w:szCs w:val="24"/>
        </w:rPr>
        <w:t xml:space="preserve">soil and </w:t>
      </w:r>
      <w:r w:rsidR="00402B09" w:rsidRPr="002E4C0A">
        <w:rPr>
          <w:rFonts w:ascii="Times New Roman" w:eastAsia="Times New Roman" w:hAnsi="Times New Roman" w:cs="Times New Roman"/>
          <w:sz w:val="24"/>
          <w:szCs w:val="24"/>
        </w:rPr>
        <w:t xml:space="preserve">water. </w:t>
      </w:r>
      <w:r w:rsidR="00377A86">
        <w:rPr>
          <w:rFonts w:ascii="Times New Roman" w:eastAsia="Times New Roman" w:hAnsi="Times New Roman" w:cs="Times New Roman"/>
          <w:sz w:val="24"/>
          <w:szCs w:val="24"/>
        </w:rPr>
        <w:t xml:space="preserve">How quickly the </w:t>
      </w:r>
      <w:ins w:id="110" w:author="Zoey Spitzer" w:date="2024-08-20T20:34:00Z" w16du:dateUtc="2024-08-21T00:34:00Z">
        <w:r w:rsidR="00E35E69">
          <w:rPr>
            <w:rFonts w:ascii="Times New Roman" w:eastAsia="Times New Roman" w:hAnsi="Times New Roman" w:cs="Times New Roman"/>
            <w:sz w:val="24"/>
            <w:szCs w:val="24"/>
          </w:rPr>
          <w:t xml:space="preserve">storage tanks’ </w:t>
        </w:r>
      </w:ins>
      <w:r w:rsidR="00377A86">
        <w:rPr>
          <w:rFonts w:ascii="Times New Roman" w:eastAsia="Times New Roman" w:hAnsi="Times New Roman" w:cs="Times New Roman"/>
          <w:sz w:val="24"/>
          <w:szCs w:val="24"/>
        </w:rPr>
        <w:t>infrastructure</w:t>
      </w:r>
      <w:del w:id="111" w:author="Zoey Spitzer" w:date="2024-08-20T20:35:00Z" w16du:dateUtc="2024-08-21T00:35:00Z">
        <w:r w:rsidR="00377A86" w:rsidDel="00E35E69">
          <w:rPr>
            <w:rFonts w:ascii="Times New Roman" w:eastAsia="Times New Roman" w:hAnsi="Times New Roman" w:cs="Times New Roman"/>
            <w:sz w:val="24"/>
            <w:szCs w:val="24"/>
          </w:rPr>
          <w:delText xml:space="preserve"> of these storage tank</w:delText>
        </w:r>
      </w:del>
      <w:del w:id="112" w:author="Zoey Spitzer" w:date="2024-08-20T20:34:00Z" w16du:dateUtc="2024-08-21T00:34:00Z">
        <w:r w:rsidR="00377A86" w:rsidDel="00E35E69">
          <w:rPr>
            <w:rFonts w:ascii="Times New Roman" w:eastAsia="Times New Roman" w:hAnsi="Times New Roman" w:cs="Times New Roman"/>
            <w:sz w:val="24"/>
            <w:szCs w:val="24"/>
          </w:rPr>
          <w:delText>s</w:delText>
        </w:r>
      </w:del>
      <w:r w:rsidR="00377A86">
        <w:rPr>
          <w:rFonts w:ascii="Times New Roman" w:eastAsia="Times New Roman" w:hAnsi="Times New Roman" w:cs="Times New Roman"/>
          <w:sz w:val="24"/>
          <w:szCs w:val="24"/>
        </w:rPr>
        <w:t xml:space="preserve"> </w:t>
      </w:r>
      <w:r w:rsidR="0046182E">
        <w:rPr>
          <w:rFonts w:ascii="Times New Roman" w:eastAsia="Times New Roman" w:hAnsi="Times New Roman" w:cs="Times New Roman"/>
          <w:sz w:val="24"/>
          <w:szCs w:val="24"/>
        </w:rPr>
        <w:t>is</w:t>
      </w:r>
      <w:r w:rsidR="00377A86">
        <w:rPr>
          <w:rFonts w:ascii="Times New Roman" w:eastAsia="Times New Roman" w:hAnsi="Times New Roman" w:cs="Times New Roman"/>
          <w:sz w:val="24"/>
          <w:szCs w:val="24"/>
        </w:rPr>
        <w:t xml:space="preserve"> repaired impacts the </w:t>
      </w:r>
      <w:proofErr w:type="gramStart"/>
      <w:r w:rsidR="00377A86">
        <w:rPr>
          <w:rFonts w:ascii="Times New Roman" w:eastAsia="Times New Roman" w:hAnsi="Times New Roman" w:cs="Times New Roman"/>
          <w:sz w:val="24"/>
          <w:szCs w:val="24"/>
        </w:rPr>
        <w:t>amount</w:t>
      </w:r>
      <w:proofErr w:type="gramEnd"/>
      <w:r w:rsidR="00377A86">
        <w:rPr>
          <w:rFonts w:ascii="Times New Roman" w:eastAsia="Times New Roman" w:hAnsi="Times New Roman" w:cs="Times New Roman"/>
          <w:sz w:val="24"/>
          <w:szCs w:val="24"/>
        </w:rPr>
        <w:t xml:space="preserve"> of contaminants released</w:t>
      </w:r>
      <w:ins w:id="113" w:author="Zoey Spitzer" w:date="2024-08-20T20:35:00Z" w16du:dateUtc="2024-08-21T00:35:00Z">
        <w:r w:rsidR="00E35E69">
          <w:rPr>
            <w:rFonts w:ascii="Times New Roman" w:eastAsia="Times New Roman" w:hAnsi="Times New Roman" w:cs="Times New Roman"/>
            <w:sz w:val="24"/>
            <w:szCs w:val="24"/>
          </w:rPr>
          <w:t xml:space="preserve"> into water sources</w:t>
        </w:r>
      </w:ins>
      <w:r w:rsidR="00377A86">
        <w:rPr>
          <w:rFonts w:ascii="Times New Roman" w:eastAsia="Times New Roman" w:hAnsi="Times New Roman" w:cs="Times New Roman"/>
          <w:sz w:val="24"/>
          <w:szCs w:val="24"/>
        </w:rPr>
        <w:t xml:space="preserve"> and those exposed. </w:t>
      </w:r>
      <w:r w:rsidR="00402B09" w:rsidRPr="002E4C0A">
        <w:rPr>
          <w:rFonts w:ascii="Times New Roman" w:eastAsia="Times New Roman" w:hAnsi="Times New Roman" w:cs="Times New Roman"/>
          <w:sz w:val="24"/>
          <w:szCs w:val="24"/>
        </w:rPr>
        <w:t>Green</w:t>
      </w:r>
      <w:r w:rsidR="00402B09">
        <w:rPr>
          <w:rFonts w:ascii="Times New Roman" w:eastAsia="Times New Roman" w:hAnsi="Times New Roman" w:cs="Times New Roman"/>
          <w:sz w:val="24"/>
          <w:szCs w:val="24"/>
        </w:rPr>
        <w:t xml:space="preserve"> spaces</w:t>
      </w:r>
      <w:r w:rsidR="00402B09" w:rsidRPr="002E4C0A">
        <w:rPr>
          <w:rFonts w:ascii="Times New Roman" w:eastAsia="Times New Roman" w:hAnsi="Times New Roman" w:cs="Times New Roman"/>
          <w:sz w:val="24"/>
          <w:szCs w:val="24"/>
        </w:rPr>
        <w:t xml:space="preserve"> require </w:t>
      </w:r>
      <w:r w:rsidR="00402B09">
        <w:rPr>
          <w:rFonts w:ascii="Times New Roman" w:eastAsia="Times New Roman" w:hAnsi="Times New Roman" w:cs="Times New Roman"/>
          <w:sz w:val="24"/>
          <w:szCs w:val="24"/>
        </w:rPr>
        <w:t xml:space="preserve">reliable </w:t>
      </w:r>
      <w:r w:rsidR="00402B09" w:rsidRPr="002E4C0A">
        <w:rPr>
          <w:rFonts w:ascii="Times New Roman" w:eastAsia="Times New Roman" w:hAnsi="Times New Roman" w:cs="Times New Roman"/>
          <w:sz w:val="24"/>
          <w:szCs w:val="24"/>
        </w:rPr>
        <w:t>water</w:t>
      </w:r>
      <w:r w:rsidR="00377A86">
        <w:rPr>
          <w:rFonts w:ascii="Times New Roman" w:eastAsia="Times New Roman" w:hAnsi="Times New Roman" w:cs="Times New Roman"/>
          <w:sz w:val="24"/>
          <w:szCs w:val="24"/>
        </w:rPr>
        <w:t xml:space="preserve"> allocation</w:t>
      </w:r>
      <w:r w:rsidR="00402B09" w:rsidRPr="002E4C0A">
        <w:rPr>
          <w:rFonts w:ascii="Times New Roman" w:eastAsia="Times New Roman" w:hAnsi="Times New Roman" w:cs="Times New Roman"/>
          <w:sz w:val="24"/>
          <w:szCs w:val="24"/>
        </w:rPr>
        <w:t xml:space="preserve"> </w:t>
      </w:r>
      <w:r w:rsidR="00402B09">
        <w:rPr>
          <w:rFonts w:ascii="Times New Roman" w:eastAsia="Times New Roman" w:hAnsi="Times New Roman" w:cs="Times New Roman"/>
          <w:sz w:val="24"/>
          <w:szCs w:val="24"/>
        </w:rPr>
        <w:t xml:space="preserve">in this arid region, </w:t>
      </w:r>
      <w:r w:rsidR="00402B09" w:rsidRPr="002E4C0A">
        <w:rPr>
          <w:rFonts w:ascii="Times New Roman" w:eastAsia="Times New Roman" w:hAnsi="Times New Roman" w:cs="Times New Roman"/>
          <w:sz w:val="24"/>
          <w:szCs w:val="24"/>
        </w:rPr>
        <w:t xml:space="preserve">to maintain trees, </w:t>
      </w:r>
      <w:r w:rsidR="00402B09">
        <w:rPr>
          <w:rFonts w:ascii="Times New Roman" w:eastAsia="Times New Roman" w:hAnsi="Times New Roman" w:cs="Times New Roman"/>
          <w:sz w:val="24"/>
          <w:szCs w:val="24"/>
        </w:rPr>
        <w:t>lakes</w:t>
      </w:r>
      <w:r w:rsidR="00402B09" w:rsidRPr="002E4C0A">
        <w:rPr>
          <w:rFonts w:ascii="Times New Roman" w:eastAsia="Times New Roman" w:hAnsi="Times New Roman" w:cs="Times New Roman"/>
          <w:sz w:val="24"/>
          <w:szCs w:val="24"/>
        </w:rPr>
        <w:t xml:space="preserve">, </w:t>
      </w:r>
      <w:r w:rsidR="00402B09">
        <w:rPr>
          <w:rFonts w:ascii="Times New Roman" w:eastAsia="Times New Roman" w:hAnsi="Times New Roman" w:cs="Times New Roman"/>
          <w:sz w:val="24"/>
          <w:szCs w:val="24"/>
        </w:rPr>
        <w:t>wetlands a</w:t>
      </w:r>
      <w:r w:rsidR="00402B09" w:rsidRPr="002E4C0A">
        <w:rPr>
          <w:rFonts w:ascii="Times New Roman" w:eastAsia="Times New Roman" w:hAnsi="Times New Roman" w:cs="Times New Roman"/>
          <w:sz w:val="24"/>
          <w:szCs w:val="24"/>
        </w:rPr>
        <w:t xml:space="preserve">nd riparian habitat. </w:t>
      </w:r>
      <w:r w:rsidR="0046182E">
        <w:rPr>
          <w:rFonts w:ascii="Times New Roman" w:eastAsia="Times New Roman" w:hAnsi="Times New Roman" w:cs="Times New Roman"/>
          <w:sz w:val="24"/>
          <w:szCs w:val="24"/>
        </w:rPr>
        <w:t>Infrastructure involving a</w:t>
      </w:r>
      <w:r w:rsidR="00402B09" w:rsidRPr="002E4C0A">
        <w:rPr>
          <w:rFonts w:ascii="Times New Roman" w:eastAsia="Times New Roman" w:hAnsi="Times New Roman" w:cs="Times New Roman"/>
          <w:sz w:val="24"/>
          <w:szCs w:val="24"/>
        </w:rPr>
        <w:t xml:space="preserve">rtificial </w:t>
      </w:r>
      <w:r w:rsidR="00402B09">
        <w:rPr>
          <w:rFonts w:ascii="Times New Roman" w:eastAsia="Times New Roman" w:hAnsi="Times New Roman" w:cs="Times New Roman"/>
          <w:sz w:val="24"/>
          <w:szCs w:val="24"/>
        </w:rPr>
        <w:t>land cover (pavement, buildings</w:t>
      </w:r>
      <w:r w:rsidR="00402B09" w:rsidRPr="002E4C0A">
        <w:rPr>
          <w:rFonts w:ascii="Times New Roman" w:eastAsia="Times New Roman" w:hAnsi="Times New Roman" w:cs="Times New Roman"/>
          <w:sz w:val="24"/>
          <w:szCs w:val="24"/>
        </w:rPr>
        <w:t xml:space="preserve"> and cropland</w:t>
      </w:r>
      <w:r w:rsidR="00402B09">
        <w:rPr>
          <w:rFonts w:ascii="Times New Roman" w:eastAsia="Times New Roman" w:hAnsi="Times New Roman" w:cs="Times New Roman"/>
          <w:sz w:val="24"/>
          <w:szCs w:val="24"/>
        </w:rPr>
        <w:t>)</w:t>
      </w:r>
      <w:ins w:id="114" w:author="Zoey Spitzer" w:date="2024-08-20T20:38:00Z" w16du:dateUtc="2024-08-21T00:38:00Z">
        <w:r w:rsidR="00E35E69">
          <w:rPr>
            <w:rFonts w:ascii="Times New Roman" w:eastAsia="Times New Roman" w:hAnsi="Times New Roman" w:cs="Times New Roman"/>
            <w:sz w:val="24"/>
            <w:szCs w:val="24"/>
          </w:rPr>
          <w:t>, causing a lack of green space,</w:t>
        </w:r>
      </w:ins>
      <w:r w:rsidR="00402B09" w:rsidRPr="002E4C0A">
        <w:rPr>
          <w:rFonts w:ascii="Times New Roman" w:eastAsia="Times New Roman" w:hAnsi="Times New Roman" w:cs="Times New Roman"/>
          <w:sz w:val="24"/>
          <w:szCs w:val="24"/>
        </w:rPr>
        <w:t xml:space="preserve"> </w:t>
      </w:r>
      <w:r w:rsidR="00402B09">
        <w:rPr>
          <w:rFonts w:ascii="Times New Roman" w:eastAsia="Times New Roman" w:hAnsi="Times New Roman" w:cs="Times New Roman"/>
          <w:sz w:val="24"/>
          <w:szCs w:val="24"/>
        </w:rPr>
        <w:t>reduce</w:t>
      </w:r>
      <w:r w:rsidR="00402B09" w:rsidRPr="002E4C0A">
        <w:rPr>
          <w:rFonts w:ascii="Times New Roman" w:eastAsia="Times New Roman" w:hAnsi="Times New Roman" w:cs="Times New Roman"/>
          <w:sz w:val="24"/>
          <w:szCs w:val="24"/>
        </w:rPr>
        <w:t xml:space="preserve"> natural habitat, increas</w:t>
      </w:r>
      <w:r w:rsidR="00402B09">
        <w:rPr>
          <w:rFonts w:ascii="Times New Roman" w:eastAsia="Times New Roman" w:hAnsi="Times New Roman" w:cs="Times New Roman"/>
          <w:sz w:val="24"/>
          <w:szCs w:val="24"/>
        </w:rPr>
        <w:t>e</w:t>
      </w:r>
      <w:r w:rsidR="00402B09" w:rsidRPr="002E4C0A">
        <w:rPr>
          <w:rFonts w:ascii="Times New Roman" w:eastAsia="Times New Roman" w:hAnsi="Times New Roman" w:cs="Times New Roman"/>
          <w:sz w:val="24"/>
          <w:szCs w:val="24"/>
        </w:rPr>
        <w:t xml:space="preserve"> temperatures</w:t>
      </w:r>
      <w:r w:rsidR="00402B09">
        <w:rPr>
          <w:rFonts w:ascii="Times New Roman" w:eastAsia="Times New Roman" w:hAnsi="Times New Roman" w:cs="Times New Roman"/>
          <w:sz w:val="24"/>
          <w:szCs w:val="24"/>
        </w:rPr>
        <w:t xml:space="preserve">, become </w:t>
      </w:r>
      <w:r w:rsidR="00402B09" w:rsidRPr="002E4C0A">
        <w:rPr>
          <w:rFonts w:ascii="Times New Roman" w:eastAsia="Times New Roman" w:hAnsi="Times New Roman" w:cs="Times New Roman"/>
          <w:sz w:val="24"/>
          <w:szCs w:val="24"/>
        </w:rPr>
        <w:t xml:space="preserve">pollution sources and adversely affect mental health (Aram, et al., 2019; </w:t>
      </w:r>
      <w:r w:rsidR="00402B09">
        <w:rPr>
          <w:rFonts w:ascii="Times New Roman" w:eastAsia="Times New Roman" w:hAnsi="Times New Roman" w:cs="Times New Roman"/>
          <w:sz w:val="24"/>
          <w:szCs w:val="24"/>
        </w:rPr>
        <w:t>Hoge and Wulf</w:t>
      </w:r>
      <w:r w:rsidR="00402B09" w:rsidRPr="002E4C0A">
        <w:rPr>
          <w:rFonts w:ascii="Times New Roman" w:eastAsia="Times New Roman" w:hAnsi="Times New Roman" w:cs="Times New Roman"/>
          <w:sz w:val="24"/>
          <w:szCs w:val="24"/>
        </w:rPr>
        <w:t xml:space="preserve">, 2023). </w:t>
      </w:r>
      <w:del w:id="115" w:author="Zoey Spitzer" w:date="2024-08-20T20:36:00Z" w16du:dateUtc="2024-08-21T00:36:00Z">
        <w:r w:rsidR="00402B09" w:rsidDel="00E35E69">
          <w:rPr>
            <w:rFonts w:ascii="Times New Roman" w:eastAsia="Times New Roman" w:hAnsi="Times New Roman" w:cs="Times New Roman"/>
            <w:sz w:val="24"/>
            <w:szCs w:val="24"/>
          </w:rPr>
          <w:delText>H</w:delText>
        </w:r>
        <w:r w:rsidR="00402B09" w:rsidRPr="002E4C0A" w:rsidDel="00E35E69">
          <w:rPr>
            <w:rFonts w:ascii="Times New Roman" w:eastAsia="Times New Roman" w:hAnsi="Times New Roman" w:cs="Times New Roman"/>
            <w:sz w:val="24"/>
            <w:szCs w:val="24"/>
          </w:rPr>
          <w:delText>ouseholds with incomplete</w:delText>
        </w:r>
      </w:del>
      <w:ins w:id="116" w:author="Zoey Spitzer" w:date="2024-08-20T20:36:00Z" w16du:dateUtc="2024-08-21T00:36:00Z">
        <w:r w:rsidR="00E35E69">
          <w:rPr>
            <w:rFonts w:ascii="Times New Roman" w:eastAsia="Times New Roman" w:hAnsi="Times New Roman" w:cs="Times New Roman"/>
            <w:sz w:val="24"/>
            <w:szCs w:val="24"/>
          </w:rPr>
          <w:t>Incomplete household water access</w:t>
        </w:r>
      </w:ins>
      <w:del w:id="117" w:author="Zoey Spitzer" w:date="2024-08-20T20:36:00Z" w16du:dateUtc="2024-08-21T00:36:00Z">
        <w:r w:rsidR="00402B09" w:rsidRPr="002E4C0A" w:rsidDel="00E35E69">
          <w:rPr>
            <w:rFonts w:ascii="Times New Roman" w:eastAsia="Times New Roman" w:hAnsi="Times New Roman" w:cs="Times New Roman"/>
            <w:sz w:val="24"/>
            <w:szCs w:val="24"/>
          </w:rPr>
          <w:delText xml:space="preserve"> plumbin</w:delText>
        </w:r>
        <w:r w:rsidR="00402B09" w:rsidDel="00E35E69">
          <w:rPr>
            <w:rFonts w:ascii="Times New Roman" w:eastAsia="Times New Roman" w:hAnsi="Times New Roman" w:cs="Times New Roman"/>
            <w:sz w:val="24"/>
            <w:szCs w:val="24"/>
          </w:rPr>
          <w:delText>g</w:delText>
        </w:r>
      </w:del>
      <w:r w:rsidR="00402B09" w:rsidRPr="002E4C0A">
        <w:rPr>
          <w:rFonts w:ascii="Times New Roman" w:eastAsia="Times New Roman" w:hAnsi="Times New Roman" w:cs="Times New Roman"/>
          <w:sz w:val="24"/>
          <w:szCs w:val="24"/>
        </w:rPr>
        <w:t xml:space="preserve"> inhibit</w:t>
      </w:r>
      <w:ins w:id="118" w:author="Zoey Spitzer" w:date="2024-08-20T20:36:00Z" w16du:dateUtc="2024-08-21T00:36:00Z">
        <w:r w:rsidR="00E35E69">
          <w:rPr>
            <w:rFonts w:ascii="Times New Roman" w:eastAsia="Times New Roman" w:hAnsi="Times New Roman" w:cs="Times New Roman"/>
            <w:sz w:val="24"/>
            <w:szCs w:val="24"/>
          </w:rPr>
          <w:t>s</w:t>
        </w:r>
      </w:ins>
      <w:r w:rsidR="00402B09" w:rsidRPr="002E4C0A">
        <w:rPr>
          <w:rFonts w:ascii="Times New Roman" w:eastAsia="Times New Roman" w:hAnsi="Times New Roman" w:cs="Times New Roman"/>
          <w:sz w:val="24"/>
          <w:szCs w:val="24"/>
        </w:rPr>
        <w:t xml:space="preserve"> residents</w:t>
      </w:r>
      <w:r w:rsidR="00402B09">
        <w:rPr>
          <w:rFonts w:ascii="Times New Roman" w:eastAsia="Times New Roman" w:hAnsi="Times New Roman" w:cs="Times New Roman"/>
          <w:sz w:val="24"/>
          <w:szCs w:val="24"/>
        </w:rPr>
        <w:t>’ access to safe drinking water, threatening their health and decreasing productivity due to having to haul water. Native American households with inadequate plumbing also contribute to tribal nations’ inability to fully</w:t>
      </w:r>
      <w:r w:rsidR="00402B09" w:rsidRPr="002E4C0A">
        <w:rPr>
          <w:rFonts w:ascii="Times New Roman" w:eastAsia="Times New Roman" w:hAnsi="Times New Roman" w:cs="Times New Roman"/>
          <w:sz w:val="24"/>
          <w:szCs w:val="24"/>
        </w:rPr>
        <w:t xml:space="preserve"> u</w:t>
      </w:r>
      <w:r w:rsidR="00402B09">
        <w:rPr>
          <w:rFonts w:ascii="Times New Roman" w:eastAsia="Times New Roman" w:hAnsi="Times New Roman" w:cs="Times New Roman"/>
          <w:sz w:val="24"/>
          <w:szCs w:val="24"/>
        </w:rPr>
        <w:t>se</w:t>
      </w:r>
      <w:r w:rsidR="00402B09" w:rsidRPr="002E4C0A">
        <w:rPr>
          <w:rFonts w:ascii="Times New Roman" w:eastAsia="Times New Roman" w:hAnsi="Times New Roman" w:cs="Times New Roman"/>
          <w:sz w:val="24"/>
          <w:szCs w:val="24"/>
        </w:rPr>
        <w:t xml:space="preserve"> their water rights</w:t>
      </w:r>
      <w:r w:rsidR="00402B09">
        <w:rPr>
          <w:rFonts w:ascii="Times New Roman" w:eastAsia="Times New Roman" w:hAnsi="Times New Roman" w:cs="Times New Roman"/>
          <w:sz w:val="24"/>
          <w:szCs w:val="24"/>
        </w:rPr>
        <w:t xml:space="preserve"> (Sanchez, </w:t>
      </w:r>
      <w:r w:rsidR="00402B09" w:rsidRPr="00943E4E">
        <w:rPr>
          <w:rFonts w:ascii="Times New Roman" w:eastAsia="Times New Roman" w:hAnsi="Times New Roman" w:cs="Times New Roman"/>
          <w:sz w:val="24"/>
          <w:szCs w:val="24"/>
        </w:rPr>
        <w:t>2023</w:t>
      </w:r>
      <w:r w:rsidR="00402B09">
        <w:rPr>
          <w:rFonts w:ascii="Times New Roman" w:eastAsia="Times New Roman" w:hAnsi="Times New Roman" w:cs="Times New Roman"/>
          <w:sz w:val="24"/>
          <w:szCs w:val="24"/>
        </w:rPr>
        <w:t>)</w:t>
      </w:r>
      <w:r w:rsidR="00402B09" w:rsidRPr="002E4C0A">
        <w:rPr>
          <w:rFonts w:ascii="Times New Roman" w:eastAsia="Times New Roman" w:hAnsi="Times New Roman" w:cs="Times New Roman"/>
          <w:sz w:val="24"/>
          <w:szCs w:val="24"/>
        </w:rPr>
        <w:t xml:space="preserve">. </w:t>
      </w:r>
    </w:p>
    <w:p w14:paraId="0FF5437C" w14:textId="79419BC0" w:rsidR="00F0538C" w:rsidRPr="00F0538C" w:rsidRDefault="00FA0775" w:rsidP="00F0538C">
      <w:pPr>
        <w:spacing w:line="360" w:lineRule="auto"/>
        <w:rPr>
          <w:ins w:id="119" w:author="Zoey Spitzer" w:date="2024-08-20T22:21:00Z"/>
          <w:rFonts w:ascii="Times New Roman" w:eastAsia="Times New Roman" w:hAnsi="Times New Roman" w:cs="Times New Roman"/>
          <w:sz w:val="24"/>
          <w:szCs w:val="24"/>
        </w:rPr>
      </w:pPr>
      <w:ins w:id="120" w:author="Zoey Spitzer" w:date="2024-08-20T21:23:00Z" w16du:dateUtc="2024-08-21T01:23:00Z">
        <w:r>
          <w:rPr>
            <w:rFonts w:ascii="Times New Roman" w:eastAsia="Times New Roman" w:hAnsi="Times New Roman" w:cs="Times New Roman"/>
            <w:sz w:val="24"/>
            <w:szCs w:val="24"/>
          </w:rPr>
          <w:t xml:space="preserve">Table 1 </w:t>
        </w:r>
      </w:ins>
      <w:ins w:id="121" w:author="Zoey Spitzer" w:date="2024-08-20T21:24:00Z" w16du:dateUtc="2024-08-21T01:24:00Z">
        <w:r>
          <w:rPr>
            <w:rFonts w:ascii="Times New Roman" w:eastAsia="Times New Roman" w:hAnsi="Times New Roman" w:cs="Times New Roman"/>
            <w:sz w:val="24"/>
            <w:szCs w:val="24"/>
          </w:rPr>
          <w:t xml:space="preserve">defines the four environmental burdens analyzed. </w:t>
        </w:r>
      </w:ins>
      <w:ins w:id="122" w:author="Zoey Spitzer" w:date="2024-08-20T22:21:00Z">
        <w:r w:rsidR="00F0538C" w:rsidRPr="00F0538C">
          <w:rPr>
            <w:rFonts w:ascii="Times New Roman" w:eastAsia="Times New Roman" w:hAnsi="Times New Roman" w:cs="Times New Roman"/>
            <w:sz w:val="24"/>
            <w:szCs w:val="24"/>
          </w:rPr>
          <w:t xml:space="preserve">Many other such burdens relating to water exist in the </w:t>
        </w:r>
      </w:ins>
      <w:ins w:id="123" w:author="Zoey Spitzer" w:date="2024-08-20T22:22:00Z" w16du:dateUtc="2024-08-21T02:22:00Z">
        <w:r w:rsidR="00F0538C">
          <w:rPr>
            <w:rFonts w:ascii="Times New Roman" w:eastAsia="Times New Roman" w:hAnsi="Times New Roman" w:cs="Times New Roman"/>
            <w:sz w:val="24"/>
            <w:szCs w:val="24"/>
          </w:rPr>
          <w:t>ARCRW</w:t>
        </w:r>
        <w:r w:rsidR="00F0538C">
          <w:rPr>
            <w:rFonts w:ascii="Times New Roman" w:eastAsia="Times New Roman" w:hAnsi="Times New Roman" w:cs="Times New Roman"/>
            <w:sz w:val="24"/>
            <w:szCs w:val="24"/>
          </w:rPr>
          <w:t>,</w:t>
        </w:r>
        <w:r w:rsidR="00F0538C" w:rsidRPr="00F0538C">
          <w:rPr>
            <w:rFonts w:ascii="Times New Roman" w:eastAsia="Times New Roman" w:hAnsi="Times New Roman" w:cs="Times New Roman"/>
            <w:sz w:val="24"/>
            <w:szCs w:val="24"/>
          </w:rPr>
          <w:t xml:space="preserve"> </w:t>
        </w:r>
      </w:ins>
      <w:ins w:id="124" w:author="Zoey Spitzer" w:date="2024-08-20T22:21:00Z">
        <w:r w:rsidR="00F0538C" w:rsidRPr="00F0538C">
          <w:rPr>
            <w:rFonts w:ascii="Times New Roman" w:eastAsia="Times New Roman" w:hAnsi="Times New Roman" w:cs="Times New Roman"/>
            <w:sz w:val="24"/>
            <w:szCs w:val="24"/>
          </w:rPr>
          <w:t xml:space="preserve">including drinking water quality violations, wells going dry, etc., but are </w:t>
        </w:r>
      </w:ins>
      <w:ins w:id="125" w:author="Zoey Spitzer" w:date="2024-08-20T22:22:00Z" w16du:dateUtc="2024-08-21T02:22:00Z">
        <w:r w:rsidR="00F0538C">
          <w:rPr>
            <w:rFonts w:ascii="Times New Roman" w:eastAsia="Times New Roman" w:hAnsi="Times New Roman" w:cs="Times New Roman"/>
            <w:sz w:val="24"/>
            <w:szCs w:val="24"/>
          </w:rPr>
          <w:t>excluded in</w:t>
        </w:r>
      </w:ins>
      <w:ins w:id="126" w:author="Zoey Spitzer" w:date="2024-08-20T22:21:00Z">
        <w:r w:rsidR="00F0538C" w:rsidRPr="00F0538C">
          <w:rPr>
            <w:rFonts w:ascii="Times New Roman" w:eastAsia="Times New Roman" w:hAnsi="Times New Roman" w:cs="Times New Roman"/>
            <w:sz w:val="24"/>
            <w:szCs w:val="24"/>
          </w:rPr>
          <w:t xml:space="preserve"> this study </w:t>
        </w:r>
      </w:ins>
      <w:ins w:id="127" w:author="Zoey Spitzer" w:date="2024-08-20T22:24:00Z" w16du:dateUtc="2024-08-21T02:24:00Z">
        <w:r w:rsidR="00B55A09">
          <w:rPr>
            <w:rFonts w:ascii="Times New Roman" w:eastAsia="Times New Roman" w:hAnsi="Times New Roman" w:cs="Times New Roman"/>
            <w:sz w:val="24"/>
            <w:szCs w:val="24"/>
          </w:rPr>
          <w:t>because they lack</w:t>
        </w:r>
      </w:ins>
      <w:ins w:id="128" w:author="Zoey Spitzer" w:date="2024-08-20T22:23:00Z" w16du:dateUtc="2024-08-21T02:23:00Z">
        <w:r w:rsidR="00F0538C">
          <w:rPr>
            <w:rFonts w:ascii="Times New Roman" w:eastAsia="Times New Roman" w:hAnsi="Times New Roman" w:cs="Times New Roman"/>
            <w:sz w:val="24"/>
            <w:szCs w:val="24"/>
          </w:rPr>
          <w:t xml:space="preserve"> spatial scale availability at the census tract level</w:t>
        </w:r>
      </w:ins>
      <w:ins w:id="129" w:author="Zoey Spitzer" w:date="2024-08-20T22:21:00Z">
        <w:r w:rsidR="00F0538C" w:rsidRPr="00F0538C">
          <w:rPr>
            <w:rFonts w:ascii="Times New Roman" w:eastAsia="Times New Roman" w:hAnsi="Times New Roman" w:cs="Times New Roman"/>
            <w:sz w:val="24"/>
            <w:szCs w:val="24"/>
          </w:rPr>
          <w:t xml:space="preserve">. </w:t>
        </w:r>
      </w:ins>
    </w:p>
    <w:p w14:paraId="23FD0ACB" w14:textId="4F2AB0C1" w:rsidR="00FA0775" w:rsidRDefault="00FA0775" w:rsidP="00402B09">
      <w:pPr>
        <w:spacing w:line="360" w:lineRule="auto"/>
        <w:rPr>
          <w:ins w:id="130" w:author="Zoey Spitzer" w:date="2024-08-20T21:24:00Z" w16du:dateUtc="2024-08-21T01:24:00Z"/>
          <w:rFonts w:ascii="Times New Roman" w:eastAsia="Times New Roman" w:hAnsi="Times New Roman" w:cs="Times New Roman"/>
          <w:sz w:val="24"/>
          <w:szCs w:val="24"/>
        </w:rPr>
      </w:pPr>
    </w:p>
    <w:p w14:paraId="51E3BFD2" w14:textId="061EE7E9" w:rsidR="00FA0775" w:rsidRDefault="00EE3880" w:rsidP="00EE3880">
      <w:pPr>
        <w:spacing w:line="360" w:lineRule="auto"/>
        <w:jc w:val="center"/>
        <w:rPr>
          <w:ins w:id="131" w:author="Zoey Spitzer" w:date="2024-08-20T21:23:00Z" w16du:dateUtc="2024-08-21T01:23:00Z"/>
          <w:rFonts w:ascii="Times New Roman" w:eastAsia="Times New Roman" w:hAnsi="Times New Roman" w:cs="Times New Roman"/>
          <w:sz w:val="24"/>
          <w:szCs w:val="24"/>
        </w:rPr>
        <w:pPrChange w:id="132" w:author="Zoey Spitzer" w:date="2024-08-20T21:42:00Z" w16du:dateUtc="2024-08-21T01:42:00Z">
          <w:pPr>
            <w:spacing w:line="360" w:lineRule="auto"/>
          </w:pPr>
        </w:pPrChange>
      </w:pPr>
      <w:ins w:id="133" w:author="Zoey Spitzer" w:date="2024-08-20T21:41:00Z" w16du:dateUtc="2024-08-21T01:41:00Z">
        <w:r>
          <w:rPr>
            <w:rFonts w:ascii="Times New Roman" w:eastAsia="Times New Roman" w:hAnsi="Times New Roman" w:cs="Times New Roman"/>
            <w:noProof/>
            <w:sz w:val="24"/>
            <w:szCs w:val="24"/>
            <w14:ligatures w14:val="standardContextual"/>
          </w:rPr>
          <w:drawing>
            <wp:inline distT="0" distB="0" distL="0" distR="0" wp14:anchorId="6AB39ACD" wp14:editId="267F76C9">
              <wp:extent cx="4943475" cy="2882637"/>
              <wp:effectExtent l="0" t="0" r="0" b="0"/>
              <wp:docPr id="2099258225" name="Picture 2" descr="A diagram of different typ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58225" name="Picture 2" descr="A diagram of different types of object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63201" cy="2894139"/>
                      </a:xfrm>
                      <a:prstGeom prst="rect">
                        <a:avLst/>
                      </a:prstGeom>
                    </pic:spPr>
                  </pic:pic>
                </a:graphicData>
              </a:graphic>
            </wp:inline>
          </w:drawing>
        </w:r>
      </w:ins>
    </w:p>
    <w:p w14:paraId="2763F704" w14:textId="6E180EE2" w:rsidR="009D5C90" w:rsidRDefault="009D5C90" w:rsidP="009D5C90">
      <w:pPr>
        <w:spacing w:line="360" w:lineRule="auto"/>
        <w:jc w:val="center"/>
        <w:rPr>
          <w:ins w:id="134" w:author="Zoey Spitzer" w:date="2024-08-20T22:25:00Z" w16du:dateUtc="2024-08-21T02:25:00Z"/>
          <w:rFonts w:ascii="Times New Roman" w:eastAsia="Times New Roman" w:hAnsi="Times New Roman" w:cs="Times New Roman"/>
          <w:sz w:val="24"/>
          <w:szCs w:val="24"/>
        </w:rPr>
        <w:pPrChange w:id="135" w:author="Zoey Spitzer" w:date="2024-08-20T22:25:00Z" w16du:dateUtc="2024-08-21T02:25:00Z">
          <w:pPr>
            <w:spacing w:line="360" w:lineRule="auto"/>
          </w:pPr>
        </w:pPrChange>
      </w:pPr>
      <w:ins w:id="136" w:author="Zoey Spitzer" w:date="2024-08-20T22:25:00Z" w16du:dateUtc="2024-08-21T02:25:00Z">
        <w:r>
          <w:rPr>
            <w:rFonts w:ascii="Times New Roman" w:eastAsia="Times New Roman" w:hAnsi="Times New Roman" w:cs="Times New Roman"/>
            <w:sz w:val="24"/>
            <w:szCs w:val="24"/>
          </w:rPr>
          <w:t>Table 1. Environmental Burden Definitions</w:t>
        </w:r>
      </w:ins>
    </w:p>
    <w:p w14:paraId="0CE2C207" w14:textId="46117936" w:rsidR="00402B09" w:rsidRPr="002E4C0A" w:rsidRDefault="00F376E5"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sum, </w:t>
      </w:r>
      <w:r w:rsidR="005D7CC0">
        <w:rPr>
          <w:rFonts w:ascii="Times New Roman" w:eastAsia="Times New Roman" w:hAnsi="Times New Roman" w:cs="Times New Roman"/>
          <w:sz w:val="24"/>
          <w:szCs w:val="24"/>
        </w:rPr>
        <w:t xml:space="preserve">water quality decisions </w:t>
      </w:r>
      <w:r>
        <w:rPr>
          <w:rFonts w:ascii="Times New Roman" w:eastAsia="Times New Roman" w:hAnsi="Times New Roman" w:cs="Times New Roman"/>
          <w:sz w:val="24"/>
          <w:szCs w:val="24"/>
        </w:rPr>
        <w:t>relate to</w:t>
      </w:r>
      <w:r w:rsidR="005D7CC0">
        <w:rPr>
          <w:rFonts w:ascii="Times New Roman" w:eastAsia="Times New Roman" w:hAnsi="Times New Roman" w:cs="Times New Roman"/>
          <w:sz w:val="24"/>
          <w:szCs w:val="24"/>
        </w:rPr>
        <w:t xml:space="preserve"> </w:t>
      </w:r>
      <w:del w:id="137" w:author="Zoey Spitzer" w:date="2024-08-20T20:38:00Z" w16du:dateUtc="2024-08-21T00:38:00Z">
        <w:r w:rsidR="005D7CC0" w:rsidDel="00E35E69">
          <w:rPr>
            <w:rFonts w:ascii="Times New Roman" w:eastAsia="Times New Roman" w:hAnsi="Times New Roman" w:cs="Times New Roman"/>
            <w:sz w:val="24"/>
            <w:szCs w:val="24"/>
          </w:rPr>
          <w:delText>air pollution</w:delText>
        </w:r>
      </w:del>
      <w:ins w:id="138" w:author="Zoey Spitzer" w:date="2024-08-20T20:38:00Z" w16du:dateUtc="2024-08-21T00:38:00Z">
        <w:r w:rsidR="00E35E69">
          <w:rPr>
            <w:rFonts w:ascii="Times New Roman" w:eastAsia="Times New Roman" w:hAnsi="Times New Roman" w:cs="Times New Roman"/>
            <w:sz w:val="24"/>
            <w:szCs w:val="24"/>
          </w:rPr>
          <w:t>DPIA</w:t>
        </w:r>
      </w:ins>
      <w:r w:rsidR="005D7CC0">
        <w:rPr>
          <w:rFonts w:ascii="Times New Roman" w:eastAsia="Times New Roman" w:hAnsi="Times New Roman" w:cs="Times New Roman"/>
          <w:sz w:val="24"/>
          <w:szCs w:val="24"/>
        </w:rPr>
        <w:t xml:space="preserve"> and the </w:t>
      </w:r>
      <w:proofErr w:type="gramStart"/>
      <w:r w:rsidR="005D7CC0">
        <w:rPr>
          <w:rFonts w:ascii="Times New Roman" w:eastAsia="Times New Roman" w:hAnsi="Times New Roman" w:cs="Times New Roman"/>
          <w:sz w:val="24"/>
          <w:szCs w:val="24"/>
        </w:rPr>
        <w:t>amount</w:t>
      </w:r>
      <w:proofErr w:type="gramEnd"/>
      <w:r w:rsidR="005D7CC0">
        <w:rPr>
          <w:rFonts w:ascii="Times New Roman" w:eastAsia="Times New Roman" w:hAnsi="Times New Roman" w:cs="Times New Roman"/>
          <w:sz w:val="24"/>
          <w:szCs w:val="24"/>
        </w:rPr>
        <w:t xml:space="preserve"> of leaky</w:t>
      </w:r>
      <w:r w:rsidR="009D08FA">
        <w:rPr>
          <w:rFonts w:ascii="Times New Roman" w:eastAsia="Times New Roman" w:hAnsi="Times New Roman" w:cs="Times New Roman"/>
          <w:sz w:val="24"/>
          <w:szCs w:val="24"/>
        </w:rPr>
        <w:t xml:space="preserve"> UST</w:t>
      </w:r>
      <w:r w:rsidR="005D7CC0">
        <w:rPr>
          <w:rFonts w:ascii="Times New Roman" w:eastAsia="Times New Roman" w:hAnsi="Times New Roman" w:cs="Times New Roman"/>
          <w:sz w:val="24"/>
          <w:szCs w:val="24"/>
        </w:rPr>
        <w:t xml:space="preserve">s. </w:t>
      </w:r>
      <w:r w:rsidR="007D161B">
        <w:rPr>
          <w:rFonts w:ascii="Times New Roman" w:eastAsia="Times New Roman" w:hAnsi="Times New Roman" w:cs="Times New Roman"/>
          <w:sz w:val="24"/>
          <w:szCs w:val="24"/>
        </w:rPr>
        <w:t>W</w:t>
      </w:r>
      <w:r w:rsidR="005D7CC0">
        <w:rPr>
          <w:rFonts w:ascii="Times New Roman" w:eastAsia="Times New Roman" w:hAnsi="Times New Roman" w:cs="Times New Roman"/>
          <w:sz w:val="24"/>
          <w:szCs w:val="24"/>
        </w:rPr>
        <w:t xml:space="preserve">ater allocations require </w:t>
      </w:r>
      <w:ins w:id="139" w:author="Zoey Spitzer" w:date="2024-08-20T20:39:00Z" w16du:dateUtc="2024-08-21T00:39:00Z">
        <w:r w:rsidR="00E35E69">
          <w:rPr>
            <w:rFonts w:ascii="Times New Roman" w:eastAsia="Times New Roman" w:hAnsi="Times New Roman" w:cs="Times New Roman"/>
            <w:sz w:val="24"/>
            <w:szCs w:val="24"/>
          </w:rPr>
          <w:t xml:space="preserve">communities to mitigate DPIA </w:t>
        </w:r>
      </w:ins>
      <w:del w:id="140" w:author="Zoey Spitzer" w:date="2024-08-20T20:39:00Z" w16du:dateUtc="2024-08-21T00:39:00Z">
        <w:r w:rsidR="005D7CC0" w:rsidDel="00E35E69">
          <w:rPr>
            <w:rFonts w:ascii="Times New Roman" w:eastAsia="Times New Roman" w:hAnsi="Times New Roman" w:cs="Times New Roman"/>
            <w:sz w:val="24"/>
            <w:szCs w:val="24"/>
          </w:rPr>
          <w:delText xml:space="preserve">air pollution mitigation </w:delText>
        </w:r>
      </w:del>
      <w:r w:rsidR="005D7CC0">
        <w:rPr>
          <w:rFonts w:ascii="Times New Roman" w:eastAsia="Times New Roman" w:hAnsi="Times New Roman" w:cs="Times New Roman"/>
          <w:sz w:val="24"/>
          <w:szCs w:val="24"/>
        </w:rPr>
        <w:t>(i.e. through dust control on farms) and green space</w:t>
      </w:r>
      <w:r w:rsidR="0046182E">
        <w:rPr>
          <w:rFonts w:ascii="Times New Roman" w:eastAsia="Times New Roman" w:hAnsi="Times New Roman" w:cs="Times New Roman"/>
          <w:sz w:val="24"/>
          <w:szCs w:val="24"/>
        </w:rPr>
        <w:t xml:space="preserve"> maintenance</w:t>
      </w:r>
      <w:r w:rsidR="005D7CC0">
        <w:rPr>
          <w:rFonts w:ascii="Times New Roman" w:eastAsia="Times New Roman" w:hAnsi="Times New Roman" w:cs="Times New Roman"/>
          <w:sz w:val="24"/>
          <w:szCs w:val="24"/>
        </w:rPr>
        <w:t xml:space="preserve"> decisions. Infrastructure investment entails designating resources </w:t>
      </w:r>
      <w:r>
        <w:rPr>
          <w:rFonts w:ascii="Times New Roman" w:eastAsia="Times New Roman" w:hAnsi="Times New Roman" w:cs="Times New Roman"/>
          <w:sz w:val="24"/>
          <w:szCs w:val="24"/>
        </w:rPr>
        <w:t>for</w:t>
      </w:r>
      <w:r w:rsidR="005D7CC0">
        <w:rPr>
          <w:rFonts w:ascii="Times New Roman" w:eastAsia="Times New Roman" w:hAnsi="Times New Roman" w:cs="Times New Roman"/>
          <w:sz w:val="24"/>
          <w:szCs w:val="24"/>
        </w:rPr>
        <w:t xml:space="preserve"> </w:t>
      </w:r>
      <w:del w:id="141" w:author="Zoey Spitzer" w:date="2024-08-20T20:51:00Z" w16du:dateUtc="2024-08-21T00:51:00Z">
        <w:r w:rsidR="005D7CC0" w:rsidDel="00F002F8">
          <w:rPr>
            <w:rFonts w:ascii="Times New Roman" w:eastAsia="Times New Roman" w:hAnsi="Times New Roman" w:cs="Times New Roman"/>
            <w:sz w:val="24"/>
            <w:szCs w:val="24"/>
          </w:rPr>
          <w:delText>land utilization</w:delText>
        </w:r>
      </w:del>
      <w:ins w:id="142" w:author="Zoey Spitzer" w:date="2024-08-20T20:51:00Z" w16du:dateUtc="2024-08-21T00:51:00Z">
        <w:r w:rsidR="00F002F8">
          <w:rPr>
            <w:rFonts w:ascii="Times New Roman" w:eastAsia="Times New Roman" w:hAnsi="Times New Roman" w:cs="Times New Roman"/>
            <w:sz w:val="24"/>
            <w:szCs w:val="24"/>
          </w:rPr>
          <w:t>green spaces</w:t>
        </w:r>
      </w:ins>
      <w:r w:rsidR="005D7CC0">
        <w:rPr>
          <w:rFonts w:ascii="Times New Roman" w:eastAsia="Times New Roman" w:hAnsi="Times New Roman" w:cs="Times New Roman"/>
          <w:sz w:val="24"/>
          <w:szCs w:val="24"/>
        </w:rPr>
        <w:t xml:space="preserve"> (i.e. whether to build parks in cities), fixing leaky underground pipes or tanks, and building running water </w:t>
      </w:r>
      <w:r w:rsidR="007D161B">
        <w:rPr>
          <w:rFonts w:ascii="Times New Roman" w:eastAsia="Times New Roman" w:hAnsi="Times New Roman" w:cs="Times New Roman"/>
          <w:sz w:val="24"/>
          <w:szCs w:val="24"/>
        </w:rPr>
        <w:t>pipes to</w:t>
      </w:r>
      <w:r w:rsidR="005D7CC0">
        <w:rPr>
          <w:rFonts w:ascii="Times New Roman" w:eastAsia="Times New Roman" w:hAnsi="Times New Roman" w:cs="Times New Roman"/>
          <w:sz w:val="24"/>
          <w:szCs w:val="24"/>
        </w:rPr>
        <w:t xml:space="preserve"> homes.</w:t>
      </w:r>
      <w:r>
        <w:rPr>
          <w:rFonts w:ascii="Times New Roman" w:eastAsia="Times New Roman" w:hAnsi="Times New Roman" w:cs="Times New Roman"/>
          <w:sz w:val="24"/>
          <w:szCs w:val="24"/>
        </w:rPr>
        <w:t xml:space="preserve"> Thus, to mitigate adverse effects from human activity leading to water contamination, constrained resources and poor infrastructure, water management must </w:t>
      </w:r>
      <w:del w:id="143" w:author="Zoey Spitzer" w:date="2024-08-20T20:52:00Z" w16du:dateUtc="2024-08-21T00:52:00Z">
        <w:r w:rsidDel="00F002F8">
          <w:rPr>
            <w:rFonts w:ascii="Times New Roman" w:eastAsia="Times New Roman" w:hAnsi="Times New Roman" w:cs="Times New Roman"/>
            <w:sz w:val="24"/>
            <w:szCs w:val="24"/>
          </w:rPr>
          <w:delText xml:space="preserve">take into </w:delText>
        </w:r>
      </w:del>
      <w:r>
        <w:rPr>
          <w:rFonts w:ascii="Times New Roman" w:eastAsia="Times New Roman" w:hAnsi="Times New Roman" w:cs="Times New Roman"/>
          <w:sz w:val="24"/>
          <w:szCs w:val="24"/>
        </w:rPr>
        <w:t>account</w:t>
      </w:r>
      <w:ins w:id="144" w:author="Zoey Spitzer" w:date="2024-08-20T20:52:00Z" w16du:dateUtc="2024-08-21T00:52:00Z">
        <w:r w:rsidR="00F002F8">
          <w:rPr>
            <w:rFonts w:ascii="Times New Roman" w:eastAsia="Times New Roman" w:hAnsi="Times New Roman" w:cs="Times New Roman"/>
            <w:sz w:val="24"/>
            <w:szCs w:val="24"/>
          </w:rPr>
          <w:t xml:space="preserve"> for</w:t>
        </w:r>
      </w:ins>
      <w:r>
        <w:rPr>
          <w:rFonts w:ascii="Times New Roman" w:eastAsia="Times New Roman" w:hAnsi="Times New Roman" w:cs="Times New Roman"/>
          <w:sz w:val="24"/>
          <w:szCs w:val="24"/>
        </w:rPr>
        <w:t xml:space="preserve"> these four environmental burdens. </w:t>
      </w:r>
      <w:r w:rsidR="005D7CC0">
        <w:rPr>
          <w:rFonts w:ascii="Times New Roman" w:eastAsia="Times New Roman" w:hAnsi="Times New Roman" w:cs="Times New Roman"/>
          <w:sz w:val="24"/>
          <w:szCs w:val="24"/>
        </w:rPr>
        <w:t xml:space="preserve"> </w:t>
      </w:r>
    </w:p>
    <w:p w14:paraId="75433786" w14:textId="788B7281" w:rsidR="00121996" w:rsidRPr="00121996" w:rsidRDefault="00033F8A" w:rsidP="00402B09">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Related Environmental Justice Studies</w:t>
      </w:r>
      <w:r w:rsidR="00121996" w:rsidRPr="00121996">
        <w:rPr>
          <w:rFonts w:ascii="Times New Roman" w:eastAsia="Times New Roman" w:hAnsi="Times New Roman" w:cs="Times New Roman"/>
          <w:b/>
          <w:bCs/>
          <w:sz w:val="24"/>
          <w:szCs w:val="24"/>
        </w:rPr>
        <w:t xml:space="preserve"> </w:t>
      </w:r>
      <w:commentRangeStart w:id="145"/>
      <w:commentRangeStart w:id="146"/>
      <w:r w:rsidR="00121996" w:rsidRPr="00121996">
        <w:rPr>
          <w:rFonts w:ascii="Times New Roman" w:eastAsia="Times New Roman" w:hAnsi="Times New Roman" w:cs="Times New Roman"/>
          <w:b/>
          <w:bCs/>
          <w:sz w:val="24"/>
          <w:szCs w:val="24"/>
        </w:rPr>
        <w:t>Review</w:t>
      </w:r>
      <w:commentRangeEnd w:id="145"/>
      <w:r w:rsidR="00F02A2B">
        <w:rPr>
          <w:rStyle w:val="CommentReference"/>
        </w:rPr>
        <w:commentReference w:id="145"/>
      </w:r>
      <w:commentRangeEnd w:id="146"/>
      <w:r w:rsidR="00F0538C">
        <w:rPr>
          <w:rStyle w:val="CommentReference"/>
        </w:rPr>
        <w:commentReference w:id="146"/>
      </w:r>
    </w:p>
    <w:p w14:paraId="5C6CDEEB" w14:textId="34751ABA" w:rsidR="00030C85" w:rsidRDefault="00402B09"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4139F6">
        <w:rPr>
          <w:rFonts w:ascii="Times New Roman" w:eastAsia="Times New Roman" w:hAnsi="Times New Roman" w:cs="Times New Roman"/>
          <w:sz w:val="24"/>
          <w:szCs w:val="24"/>
        </w:rPr>
        <w:t>EJ</w:t>
      </w:r>
      <w:r>
        <w:rPr>
          <w:rFonts w:ascii="Times New Roman" w:eastAsia="Times New Roman" w:hAnsi="Times New Roman" w:cs="Times New Roman"/>
          <w:sz w:val="24"/>
          <w:szCs w:val="24"/>
        </w:rPr>
        <w:t xml:space="preserve"> literature examines patterns of environmental burdens in the U</w:t>
      </w:r>
      <w:r w:rsidR="00033F8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and around the world.</w:t>
      </w:r>
      <w:r w:rsidR="005B1D90">
        <w:rPr>
          <w:rFonts w:ascii="Times New Roman" w:eastAsia="Times New Roman" w:hAnsi="Times New Roman" w:cs="Times New Roman"/>
          <w:sz w:val="24"/>
          <w:szCs w:val="24"/>
        </w:rPr>
        <w:t xml:space="preserve"> EJ </w:t>
      </w:r>
      <w:r w:rsidR="004C0CDF">
        <w:rPr>
          <w:rFonts w:ascii="Times New Roman" w:eastAsia="Times New Roman" w:hAnsi="Times New Roman" w:cs="Times New Roman"/>
          <w:sz w:val="24"/>
          <w:szCs w:val="24"/>
        </w:rPr>
        <w:t xml:space="preserve">in the U.S. </w:t>
      </w:r>
      <w:r w:rsidR="0087271A">
        <w:rPr>
          <w:rFonts w:ascii="Times New Roman" w:eastAsia="Times New Roman" w:hAnsi="Times New Roman" w:cs="Times New Roman"/>
          <w:sz w:val="24"/>
          <w:szCs w:val="24"/>
        </w:rPr>
        <w:t xml:space="preserve">became </w:t>
      </w:r>
      <w:r w:rsidR="004C0CDF">
        <w:rPr>
          <w:rFonts w:ascii="Times New Roman" w:eastAsia="Times New Roman" w:hAnsi="Times New Roman" w:cs="Times New Roman"/>
          <w:sz w:val="24"/>
          <w:szCs w:val="24"/>
        </w:rPr>
        <w:t xml:space="preserve">more widely discussed </w:t>
      </w:r>
      <w:r w:rsidR="005B1D90">
        <w:rPr>
          <w:rFonts w:ascii="Times New Roman" w:eastAsia="Times New Roman" w:hAnsi="Times New Roman" w:cs="Times New Roman"/>
          <w:sz w:val="24"/>
          <w:szCs w:val="24"/>
        </w:rPr>
        <w:t xml:space="preserve">in </w:t>
      </w:r>
      <w:r w:rsidR="004C0CDF">
        <w:rPr>
          <w:rFonts w:ascii="Times New Roman" w:eastAsia="Times New Roman" w:hAnsi="Times New Roman" w:cs="Times New Roman"/>
          <w:sz w:val="24"/>
          <w:szCs w:val="24"/>
        </w:rPr>
        <w:t xml:space="preserve">the late </w:t>
      </w:r>
      <w:r w:rsidR="005B1D90">
        <w:rPr>
          <w:rFonts w:ascii="Times New Roman" w:eastAsia="Times New Roman" w:hAnsi="Times New Roman" w:cs="Times New Roman"/>
          <w:sz w:val="24"/>
          <w:szCs w:val="24"/>
        </w:rPr>
        <w:t>197</w:t>
      </w:r>
      <w:r w:rsidR="004C0CDF">
        <w:rPr>
          <w:rFonts w:ascii="Times New Roman" w:eastAsia="Times New Roman" w:hAnsi="Times New Roman" w:cs="Times New Roman"/>
          <w:sz w:val="24"/>
          <w:szCs w:val="24"/>
        </w:rPr>
        <w:t>0s</w:t>
      </w:r>
      <w:r w:rsidR="005B1D90">
        <w:rPr>
          <w:rFonts w:ascii="Times New Roman" w:eastAsia="Times New Roman" w:hAnsi="Times New Roman" w:cs="Times New Roman"/>
          <w:sz w:val="24"/>
          <w:szCs w:val="24"/>
        </w:rPr>
        <w:t xml:space="preserve"> after a </w:t>
      </w:r>
      <w:r w:rsidR="004C0CDF">
        <w:rPr>
          <w:rFonts w:ascii="Times New Roman" w:eastAsia="Times New Roman" w:hAnsi="Times New Roman" w:cs="Times New Roman"/>
          <w:sz w:val="24"/>
          <w:szCs w:val="24"/>
        </w:rPr>
        <w:t xml:space="preserve">controversial </w:t>
      </w:r>
      <w:r w:rsidR="005B1D90">
        <w:rPr>
          <w:rFonts w:ascii="Times New Roman" w:eastAsia="Times New Roman" w:hAnsi="Times New Roman" w:cs="Times New Roman"/>
          <w:sz w:val="24"/>
          <w:szCs w:val="24"/>
        </w:rPr>
        <w:t>landfill placement decision in Warren County, North Carolina</w:t>
      </w:r>
      <w:r w:rsidR="0087271A">
        <w:rPr>
          <w:rFonts w:ascii="Times New Roman" w:eastAsia="Times New Roman" w:hAnsi="Times New Roman" w:cs="Times New Roman"/>
          <w:sz w:val="24"/>
          <w:szCs w:val="24"/>
        </w:rPr>
        <w:t xml:space="preserve"> (Banzhaf et. al., 2019)</w:t>
      </w:r>
      <w:r w:rsidR="005B1D90">
        <w:rPr>
          <w:rFonts w:ascii="Times New Roman" w:eastAsia="Times New Roman" w:hAnsi="Times New Roman" w:cs="Times New Roman"/>
          <w:sz w:val="24"/>
          <w:szCs w:val="24"/>
        </w:rPr>
        <w:t>.</w:t>
      </w:r>
      <w:r w:rsidR="0087271A">
        <w:rPr>
          <w:rFonts w:ascii="Times New Roman" w:eastAsia="Times New Roman" w:hAnsi="Times New Roman" w:cs="Times New Roman"/>
          <w:sz w:val="24"/>
          <w:szCs w:val="24"/>
        </w:rPr>
        <w:t xml:space="preserve"> </w:t>
      </w:r>
      <w:r w:rsidR="006F5D30">
        <w:rPr>
          <w:rFonts w:ascii="Times New Roman" w:eastAsia="Times New Roman" w:hAnsi="Times New Roman" w:cs="Times New Roman"/>
          <w:sz w:val="24"/>
          <w:szCs w:val="24"/>
        </w:rPr>
        <w:t xml:space="preserve">However, EJ issues were prevalent </w:t>
      </w:r>
      <w:r w:rsidR="00033F8A">
        <w:rPr>
          <w:rFonts w:ascii="Times New Roman" w:eastAsia="Times New Roman" w:hAnsi="Times New Roman" w:cs="Times New Roman"/>
          <w:sz w:val="24"/>
          <w:szCs w:val="24"/>
        </w:rPr>
        <w:t xml:space="preserve">long </w:t>
      </w:r>
      <w:r w:rsidR="006F5D30">
        <w:rPr>
          <w:rFonts w:ascii="Times New Roman" w:eastAsia="Times New Roman" w:hAnsi="Times New Roman" w:cs="Times New Roman"/>
          <w:sz w:val="24"/>
          <w:szCs w:val="24"/>
        </w:rPr>
        <w:t xml:space="preserve">before this, exacerbated by </w:t>
      </w:r>
      <w:r w:rsidR="00CD76FF">
        <w:rPr>
          <w:rFonts w:ascii="Times New Roman" w:eastAsia="Times New Roman" w:hAnsi="Times New Roman" w:cs="Times New Roman"/>
          <w:sz w:val="24"/>
          <w:szCs w:val="24"/>
        </w:rPr>
        <w:t xml:space="preserve">environmental </w:t>
      </w:r>
      <w:r w:rsidR="006F5D30">
        <w:rPr>
          <w:rFonts w:ascii="Times New Roman" w:eastAsia="Times New Roman" w:hAnsi="Times New Roman" w:cs="Times New Roman"/>
          <w:sz w:val="24"/>
          <w:szCs w:val="24"/>
        </w:rPr>
        <w:t xml:space="preserve">policies that </w:t>
      </w:r>
      <w:r w:rsidR="00033F8A">
        <w:rPr>
          <w:rFonts w:ascii="Times New Roman" w:eastAsia="Times New Roman" w:hAnsi="Times New Roman" w:cs="Times New Roman"/>
          <w:sz w:val="24"/>
          <w:szCs w:val="24"/>
        </w:rPr>
        <w:t>(</w:t>
      </w:r>
      <w:r w:rsidR="006F5D30">
        <w:rPr>
          <w:rFonts w:ascii="Times New Roman" w:eastAsia="Times New Roman" w:hAnsi="Times New Roman" w:cs="Times New Roman"/>
          <w:sz w:val="24"/>
          <w:szCs w:val="24"/>
        </w:rPr>
        <w:t>intentionally or unintentionally</w:t>
      </w:r>
      <w:r w:rsidR="00033F8A">
        <w:rPr>
          <w:rFonts w:ascii="Times New Roman" w:eastAsia="Times New Roman" w:hAnsi="Times New Roman" w:cs="Times New Roman"/>
          <w:sz w:val="24"/>
          <w:szCs w:val="24"/>
        </w:rPr>
        <w:t>)</w:t>
      </w:r>
      <w:r w:rsidR="006F5D30">
        <w:rPr>
          <w:rFonts w:ascii="Times New Roman" w:eastAsia="Times New Roman" w:hAnsi="Times New Roman" w:cs="Times New Roman"/>
          <w:sz w:val="24"/>
          <w:szCs w:val="24"/>
        </w:rPr>
        <w:t xml:space="preserve"> adversely </w:t>
      </w:r>
      <w:r w:rsidR="0028609A">
        <w:rPr>
          <w:rFonts w:ascii="Times New Roman" w:eastAsia="Times New Roman" w:hAnsi="Times New Roman" w:cs="Times New Roman"/>
          <w:sz w:val="24"/>
          <w:szCs w:val="24"/>
        </w:rPr>
        <w:t>affect</w:t>
      </w:r>
      <w:r w:rsidR="00033F8A">
        <w:rPr>
          <w:rFonts w:ascii="Times New Roman" w:eastAsia="Times New Roman" w:hAnsi="Times New Roman" w:cs="Times New Roman"/>
          <w:sz w:val="24"/>
          <w:szCs w:val="24"/>
        </w:rPr>
        <w:t>ed</w:t>
      </w:r>
      <w:r w:rsidR="006F5D30">
        <w:rPr>
          <w:rFonts w:ascii="Times New Roman" w:eastAsia="Times New Roman" w:hAnsi="Times New Roman" w:cs="Times New Roman"/>
          <w:sz w:val="24"/>
          <w:szCs w:val="24"/>
        </w:rPr>
        <w:t xml:space="preserve"> </w:t>
      </w:r>
      <w:r w:rsidR="00033F8A">
        <w:rPr>
          <w:rFonts w:ascii="Times New Roman" w:eastAsia="Times New Roman" w:hAnsi="Times New Roman" w:cs="Times New Roman"/>
          <w:sz w:val="24"/>
          <w:szCs w:val="24"/>
        </w:rPr>
        <w:t>specific</w:t>
      </w:r>
      <w:r w:rsidR="006F5D30">
        <w:rPr>
          <w:rFonts w:ascii="Times New Roman" w:eastAsia="Times New Roman" w:hAnsi="Times New Roman" w:cs="Times New Roman"/>
          <w:sz w:val="24"/>
          <w:szCs w:val="24"/>
        </w:rPr>
        <w:t xml:space="preserve"> individuals or groups based on race or skin color (</w:t>
      </w:r>
      <w:r w:rsidR="0028609A">
        <w:rPr>
          <w:rFonts w:ascii="Times New Roman" w:eastAsia="Times New Roman" w:hAnsi="Times New Roman" w:cs="Times New Roman"/>
          <w:sz w:val="24"/>
          <w:szCs w:val="24"/>
        </w:rPr>
        <w:t>Bullard, 1994)</w:t>
      </w:r>
      <w:r w:rsidR="00571A86">
        <w:rPr>
          <w:rFonts w:ascii="Times New Roman" w:eastAsia="Times New Roman" w:hAnsi="Times New Roman" w:cs="Times New Roman"/>
          <w:sz w:val="24"/>
          <w:szCs w:val="24"/>
        </w:rPr>
        <w:t>.</w:t>
      </w:r>
      <w:r w:rsidR="00D77190">
        <w:rPr>
          <w:rFonts w:ascii="Times New Roman" w:eastAsia="Times New Roman" w:hAnsi="Times New Roman" w:cs="Times New Roman"/>
          <w:sz w:val="24"/>
          <w:szCs w:val="24"/>
        </w:rPr>
        <w:t xml:space="preserve"> </w:t>
      </w:r>
      <w:r w:rsidR="00033F8A">
        <w:rPr>
          <w:rFonts w:ascii="Times New Roman" w:eastAsia="Times New Roman" w:hAnsi="Times New Roman" w:cs="Times New Roman"/>
          <w:sz w:val="24"/>
          <w:szCs w:val="24"/>
        </w:rPr>
        <w:t>Disproportional impacts</w:t>
      </w:r>
      <w:r w:rsidR="00D77190">
        <w:rPr>
          <w:rFonts w:ascii="Times New Roman" w:eastAsia="Times New Roman" w:hAnsi="Times New Roman" w:cs="Times New Roman"/>
          <w:sz w:val="24"/>
          <w:szCs w:val="24"/>
        </w:rPr>
        <w:t xml:space="preserve"> occurring around the globe have become more broadly communicated, drawing attention to environmental justice issues </w:t>
      </w:r>
      <w:r w:rsidR="00706590">
        <w:rPr>
          <w:rFonts w:ascii="Times New Roman" w:eastAsia="Times New Roman" w:hAnsi="Times New Roman" w:cs="Times New Roman"/>
          <w:sz w:val="24"/>
          <w:szCs w:val="24"/>
        </w:rPr>
        <w:t>worldwide</w:t>
      </w:r>
      <w:r w:rsidR="00D77190">
        <w:rPr>
          <w:rFonts w:ascii="Times New Roman" w:eastAsia="Times New Roman" w:hAnsi="Times New Roman" w:cs="Times New Roman"/>
          <w:sz w:val="24"/>
          <w:szCs w:val="24"/>
        </w:rPr>
        <w:t xml:space="preserve"> (</w:t>
      </w:r>
      <w:proofErr w:type="spellStart"/>
      <w:r w:rsidR="00D77190">
        <w:rPr>
          <w:rFonts w:ascii="Times New Roman" w:eastAsia="Times New Roman" w:hAnsi="Times New Roman" w:cs="Times New Roman"/>
          <w:sz w:val="24"/>
          <w:szCs w:val="24"/>
        </w:rPr>
        <w:t>Mohai</w:t>
      </w:r>
      <w:proofErr w:type="spellEnd"/>
      <w:r w:rsidR="00D77190">
        <w:rPr>
          <w:rFonts w:ascii="Times New Roman" w:eastAsia="Times New Roman" w:hAnsi="Times New Roman" w:cs="Times New Roman"/>
          <w:sz w:val="24"/>
          <w:szCs w:val="24"/>
        </w:rPr>
        <w:t xml:space="preserve"> et. al., 2009). </w:t>
      </w:r>
      <w:r w:rsidR="006F5D30">
        <w:rPr>
          <w:rFonts w:ascii="Times New Roman" w:eastAsia="Times New Roman" w:hAnsi="Times New Roman" w:cs="Times New Roman"/>
          <w:sz w:val="24"/>
          <w:szCs w:val="24"/>
        </w:rPr>
        <w:t xml:space="preserve"> </w:t>
      </w:r>
      <w:r w:rsidR="005B1D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148AC55D" w14:textId="07812B5A" w:rsidR="00402B09"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lastRenderedPageBreak/>
        <w:t xml:space="preserve">Although </w:t>
      </w:r>
      <w:r>
        <w:rPr>
          <w:rFonts w:ascii="Times New Roman" w:eastAsia="Times New Roman" w:hAnsi="Times New Roman" w:cs="Times New Roman"/>
          <w:sz w:val="24"/>
          <w:szCs w:val="24"/>
        </w:rPr>
        <w:t>policies have been adopted in the U.S.</w:t>
      </w:r>
      <w:r w:rsidRPr="002E4C0A">
        <w:rPr>
          <w:rFonts w:ascii="Times New Roman" w:eastAsia="Times New Roman" w:hAnsi="Times New Roman" w:cs="Times New Roman"/>
          <w:sz w:val="24"/>
          <w:szCs w:val="24"/>
        </w:rPr>
        <w:t xml:space="preserve"> to mitigate pollution, negative impacts persist with disproportional adverse effects on low-income individuals </w:t>
      </w:r>
      <w:r>
        <w:rPr>
          <w:rFonts w:ascii="Times New Roman" w:eastAsia="Times New Roman" w:hAnsi="Times New Roman" w:cs="Times New Roman"/>
          <w:sz w:val="24"/>
          <w:szCs w:val="24"/>
        </w:rPr>
        <w:t>and</w:t>
      </w:r>
      <w:r w:rsidRPr="002E4C0A">
        <w:rPr>
          <w:rFonts w:ascii="Times New Roman" w:eastAsia="Times New Roman" w:hAnsi="Times New Roman" w:cs="Times New Roman"/>
          <w:sz w:val="24"/>
          <w:szCs w:val="24"/>
        </w:rPr>
        <w:t xml:space="preserve"> racial and ethnic minorities (</w:t>
      </w:r>
      <w:proofErr w:type="spellStart"/>
      <w:r w:rsidRPr="002E4C0A">
        <w:rPr>
          <w:rFonts w:ascii="Times New Roman" w:eastAsia="Times New Roman" w:hAnsi="Times New Roman" w:cs="Times New Roman"/>
          <w:sz w:val="24"/>
          <w:szCs w:val="24"/>
        </w:rPr>
        <w:t>Kodros</w:t>
      </w:r>
      <w:proofErr w:type="spellEnd"/>
      <w:r w:rsidRPr="002E4C0A">
        <w:rPr>
          <w:rFonts w:ascii="Times New Roman" w:eastAsia="Times New Roman" w:hAnsi="Times New Roman" w:cs="Times New Roman"/>
          <w:sz w:val="24"/>
          <w:szCs w:val="24"/>
        </w:rPr>
        <w:t xml:space="preserve"> et. al., 2022; Kathuria and Khan, 2007; Jorgenson et. al., 2020; Dell et. al., 2009; Bell and Ebisu, 2012). For example, lower income and minority communities are more likely</w:t>
      </w:r>
      <w:del w:id="147" w:author="Zoey Spitzer" w:date="2024-08-20T22:00:00Z" w16du:dateUtc="2024-08-21T02:00:00Z">
        <w:r w:rsidRPr="002E4C0A" w:rsidDel="00193E18">
          <w:rPr>
            <w:rFonts w:ascii="Times New Roman" w:eastAsia="Times New Roman" w:hAnsi="Times New Roman" w:cs="Times New Roman"/>
            <w:sz w:val="24"/>
            <w:szCs w:val="24"/>
          </w:rPr>
          <w:delText xml:space="preserve"> to be</w:delText>
        </w:r>
      </w:del>
      <w:r w:rsidRPr="002E4C0A">
        <w:rPr>
          <w:rFonts w:ascii="Times New Roman" w:eastAsia="Times New Roman" w:hAnsi="Times New Roman" w:cs="Times New Roman"/>
          <w:sz w:val="24"/>
          <w:szCs w:val="24"/>
        </w:rPr>
        <w:t xml:space="preserve"> exposed to higher levels of air pollution (Miranda et. al., 2011; Kathuria and Khan, 2007; Jorgenson et. al., 2020; </w:t>
      </w:r>
      <w:proofErr w:type="spellStart"/>
      <w:r w:rsidRPr="002E4C0A">
        <w:rPr>
          <w:rFonts w:ascii="Times New Roman" w:eastAsia="Times New Roman" w:hAnsi="Times New Roman" w:cs="Times New Roman"/>
          <w:sz w:val="24"/>
          <w:szCs w:val="24"/>
        </w:rPr>
        <w:t>Kodros</w:t>
      </w:r>
      <w:proofErr w:type="spellEnd"/>
      <w:r w:rsidRPr="002E4C0A">
        <w:rPr>
          <w:rFonts w:ascii="Times New Roman" w:eastAsia="Times New Roman" w:hAnsi="Times New Roman" w:cs="Times New Roman"/>
          <w:sz w:val="24"/>
          <w:szCs w:val="24"/>
        </w:rPr>
        <w:t xml:space="preserve"> et. al., 2022; Bell and Ebisu, 2012). </w:t>
      </w:r>
      <w:r>
        <w:rPr>
          <w:rFonts w:ascii="Times New Roman" w:eastAsia="Times New Roman" w:hAnsi="Times New Roman" w:cs="Times New Roman"/>
          <w:sz w:val="24"/>
          <w:szCs w:val="24"/>
        </w:rPr>
        <w:t xml:space="preserve">Mueller and </w:t>
      </w:r>
      <w:proofErr w:type="spellStart"/>
      <w:r>
        <w:rPr>
          <w:rFonts w:ascii="Times New Roman" w:eastAsia="Times New Roman" w:hAnsi="Times New Roman" w:cs="Times New Roman"/>
          <w:sz w:val="24"/>
          <w:szCs w:val="24"/>
        </w:rPr>
        <w:t>Gasteyer</w:t>
      </w:r>
      <w:proofErr w:type="spellEnd"/>
      <w:r>
        <w:rPr>
          <w:rFonts w:ascii="Times New Roman" w:eastAsia="Times New Roman" w:hAnsi="Times New Roman" w:cs="Times New Roman"/>
          <w:sz w:val="24"/>
          <w:szCs w:val="24"/>
        </w:rPr>
        <w:t xml:space="preserve"> (2023) study the relationship between w</w:t>
      </w:r>
      <w:r w:rsidRPr="002E4C0A">
        <w:rPr>
          <w:rFonts w:ascii="Times New Roman" w:eastAsia="Times New Roman" w:hAnsi="Times New Roman" w:cs="Times New Roman"/>
          <w:sz w:val="24"/>
          <w:szCs w:val="24"/>
        </w:rPr>
        <w:t xml:space="preserve">ater infrastructure investment </w:t>
      </w:r>
      <w:r>
        <w:rPr>
          <w:rFonts w:ascii="Times New Roman" w:eastAsia="Times New Roman" w:hAnsi="Times New Roman" w:cs="Times New Roman"/>
          <w:sz w:val="24"/>
          <w:szCs w:val="24"/>
        </w:rPr>
        <w:t xml:space="preserve">and economic growth at the county level in the United States. The authors find that </w:t>
      </w:r>
      <w:del w:id="148" w:author="Zoey Spitzer" w:date="2024-08-20T22:05:00Z" w16du:dateUtc="2024-08-21T02:05:00Z">
        <w:r w:rsidDel="004C6B7B">
          <w:rPr>
            <w:rFonts w:ascii="Times New Roman" w:eastAsia="Times New Roman" w:hAnsi="Times New Roman" w:cs="Times New Roman"/>
            <w:sz w:val="24"/>
            <w:szCs w:val="24"/>
          </w:rPr>
          <w:delText>expenditures on water infrastructure are positively associated with economic development</w:delText>
        </w:r>
        <w:r w:rsidR="00C2161F" w:rsidDel="004C6B7B">
          <w:rPr>
            <w:rFonts w:ascii="Times New Roman" w:eastAsia="Times New Roman" w:hAnsi="Times New Roman" w:cs="Times New Roman"/>
            <w:sz w:val="24"/>
            <w:szCs w:val="24"/>
          </w:rPr>
          <w:delText xml:space="preserve"> </w:delText>
        </w:r>
        <w:r w:rsidR="00D83543" w:rsidDel="004C6B7B">
          <w:rPr>
            <w:rFonts w:ascii="Times New Roman" w:eastAsia="Times New Roman" w:hAnsi="Times New Roman" w:cs="Times New Roman"/>
            <w:sz w:val="24"/>
            <w:szCs w:val="24"/>
          </w:rPr>
          <w:delText>outcomes</w:delText>
        </w:r>
        <w:r w:rsidR="004C0CDF" w:rsidDel="004C6B7B">
          <w:rPr>
            <w:rFonts w:ascii="Times New Roman" w:eastAsia="Times New Roman" w:hAnsi="Times New Roman" w:cs="Times New Roman"/>
            <w:sz w:val="24"/>
            <w:szCs w:val="24"/>
          </w:rPr>
          <w:delText xml:space="preserve">, measured as changes in </w:delText>
        </w:r>
        <w:r w:rsidR="00C2161F" w:rsidDel="004C6B7B">
          <w:rPr>
            <w:rFonts w:ascii="Times New Roman" w:eastAsia="Times New Roman" w:hAnsi="Times New Roman" w:cs="Times New Roman"/>
            <w:sz w:val="24"/>
            <w:szCs w:val="24"/>
          </w:rPr>
          <w:delText>poverty, per capita income and unemployment</w:delText>
        </w:r>
        <w:r w:rsidR="00187B21" w:rsidDel="004C6B7B">
          <w:rPr>
            <w:rFonts w:ascii="Times New Roman" w:eastAsia="Times New Roman" w:hAnsi="Times New Roman" w:cs="Times New Roman"/>
            <w:sz w:val="24"/>
            <w:szCs w:val="24"/>
          </w:rPr>
          <w:delText>.</w:delText>
        </w:r>
        <w:r w:rsidR="004B0438" w:rsidDel="004C6B7B">
          <w:rPr>
            <w:rFonts w:ascii="Times New Roman" w:eastAsia="Times New Roman" w:hAnsi="Times New Roman" w:cs="Times New Roman"/>
            <w:sz w:val="24"/>
            <w:szCs w:val="24"/>
          </w:rPr>
          <w:delText xml:space="preserve"> </w:delText>
        </w:r>
        <w:r w:rsidR="00187B21" w:rsidDel="004C6B7B">
          <w:rPr>
            <w:rFonts w:ascii="Times New Roman" w:eastAsia="Times New Roman" w:hAnsi="Times New Roman" w:cs="Times New Roman"/>
            <w:sz w:val="24"/>
            <w:szCs w:val="24"/>
          </w:rPr>
          <w:delText xml:space="preserve">However, </w:delText>
        </w:r>
      </w:del>
      <w:r w:rsidR="00187B21">
        <w:rPr>
          <w:rFonts w:ascii="Times New Roman" w:eastAsia="Times New Roman" w:hAnsi="Times New Roman" w:cs="Times New Roman"/>
          <w:sz w:val="24"/>
          <w:szCs w:val="24"/>
        </w:rPr>
        <w:t>positive effects from water infrastructure expenditures on economic development outcomes</w:t>
      </w:r>
      <w:ins w:id="149" w:author="Zoey Spitzer" w:date="2024-08-20T22:05:00Z" w16du:dateUtc="2024-08-21T02:05:00Z">
        <w:r w:rsidR="004C6B7B">
          <w:rPr>
            <w:rFonts w:ascii="Times New Roman" w:eastAsia="Times New Roman" w:hAnsi="Times New Roman" w:cs="Times New Roman"/>
            <w:sz w:val="24"/>
            <w:szCs w:val="24"/>
          </w:rPr>
          <w:t xml:space="preserve">, </w:t>
        </w:r>
        <w:r w:rsidR="004C6B7B">
          <w:rPr>
            <w:rFonts w:ascii="Times New Roman" w:eastAsia="Times New Roman" w:hAnsi="Times New Roman" w:cs="Times New Roman"/>
            <w:sz w:val="24"/>
            <w:szCs w:val="24"/>
          </w:rPr>
          <w:t>which are measured as changes in poverty, per capita income and unemployment</w:t>
        </w:r>
        <w:r w:rsidR="004C6B7B">
          <w:rPr>
            <w:rFonts w:ascii="Times New Roman" w:eastAsia="Times New Roman" w:hAnsi="Times New Roman" w:cs="Times New Roman"/>
            <w:sz w:val="24"/>
            <w:szCs w:val="24"/>
          </w:rPr>
          <w:t>,</w:t>
        </w:r>
      </w:ins>
      <w:r w:rsidR="00187B21">
        <w:rPr>
          <w:rFonts w:ascii="Times New Roman" w:eastAsia="Times New Roman" w:hAnsi="Times New Roman" w:cs="Times New Roman"/>
          <w:sz w:val="24"/>
          <w:szCs w:val="24"/>
        </w:rPr>
        <w:t xml:space="preserve"> are smaller</w:t>
      </w:r>
      <w:r>
        <w:rPr>
          <w:rFonts w:ascii="Times New Roman" w:eastAsia="Times New Roman" w:hAnsi="Times New Roman" w:cs="Times New Roman"/>
          <w:sz w:val="24"/>
          <w:szCs w:val="24"/>
        </w:rPr>
        <w:t xml:space="preserve"> </w:t>
      </w:r>
      <w:r w:rsidR="00187B21">
        <w:rPr>
          <w:rFonts w:ascii="Times New Roman" w:eastAsia="Times New Roman" w:hAnsi="Times New Roman" w:cs="Times New Roman"/>
          <w:sz w:val="24"/>
          <w:szCs w:val="24"/>
        </w:rPr>
        <w:t xml:space="preserve">in counties </w:t>
      </w:r>
      <w:r>
        <w:rPr>
          <w:rFonts w:ascii="Times New Roman" w:eastAsia="Times New Roman" w:hAnsi="Times New Roman" w:cs="Times New Roman"/>
          <w:sz w:val="24"/>
          <w:szCs w:val="24"/>
        </w:rPr>
        <w:t>w</w:t>
      </w:r>
      <w:r w:rsidR="00187B21">
        <w:rPr>
          <w:rFonts w:ascii="Times New Roman" w:eastAsia="Times New Roman" w:hAnsi="Times New Roman" w:cs="Times New Roman"/>
          <w:sz w:val="24"/>
          <w:szCs w:val="24"/>
        </w:rPr>
        <w:t>ith higher proportions of</w:t>
      </w:r>
      <w:r w:rsidR="006A06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Hispanic</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Indigenous</w:t>
      </w:r>
      <w:r w:rsidRPr="002E4C0A">
        <w:rPr>
          <w:rFonts w:ascii="Times New Roman" w:eastAsia="Times New Roman" w:hAnsi="Times New Roman" w:cs="Times New Roman"/>
          <w:sz w:val="24"/>
          <w:szCs w:val="24"/>
        </w:rPr>
        <w:t xml:space="preserve"> populations</w:t>
      </w:r>
      <w:r>
        <w:rPr>
          <w:rFonts w:ascii="Times New Roman" w:eastAsia="Times New Roman" w:hAnsi="Times New Roman" w:cs="Times New Roman"/>
          <w:sz w:val="24"/>
          <w:szCs w:val="24"/>
        </w:rPr>
        <w:t xml:space="preserve"> </w:t>
      </w:r>
      <w:r w:rsidRPr="002E4C0A">
        <w:rPr>
          <w:rFonts w:ascii="Times New Roman" w:eastAsia="Times New Roman" w:hAnsi="Times New Roman" w:cs="Times New Roman"/>
          <w:sz w:val="24"/>
          <w:szCs w:val="24"/>
        </w:rPr>
        <w:t xml:space="preserve">(Mueller and </w:t>
      </w:r>
      <w:proofErr w:type="spellStart"/>
      <w:r w:rsidRPr="002E4C0A">
        <w:rPr>
          <w:rFonts w:ascii="Times New Roman" w:eastAsia="Times New Roman" w:hAnsi="Times New Roman" w:cs="Times New Roman"/>
          <w:sz w:val="24"/>
          <w:szCs w:val="24"/>
        </w:rPr>
        <w:t>Gasteyer</w:t>
      </w:r>
      <w:proofErr w:type="spellEnd"/>
      <w:r w:rsidRPr="002E4C0A">
        <w:rPr>
          <w:rFonts w:ascii="Times New Roman" w:eastAsia="Times New Roman" w:hAnsi="Times New Roman" w:cs="Times New Roman"/>
          <w:sz w:val="24"/>
          <w:szCs w:val="24"/>
        </w:rPr>
        <w:t xml:space="preserve">, 2023). </w:t>
      </w:r>
      <w:ins w:id="150" w:author="Zoey Spitzer" w:date="2024-08-20T22:14:00Z" w16du:dateUtc="2024-08-21T02:14:00Z">
        <w:r w:rsidR="005C65CA" w:rsidRPr="00706183">
          <w:rPr>
            <w:rFonts w:ascii="Times New Roman" w:eastAsia="Times New Roman" w:hAnsi="Times New Roman" w:cs="Times New Roman"/>
            <w:sz w:val="24"/>
            <w:szCs w:val="24"/>
          </w:rPr>
          <w:t>High air pollution levels, increased natural disaster occurrences, higher temperatures and lack of environmental amenities lead to poor health outcomes, hindering productivity and exacerbating income equality (Oyedele and Tella, 2023; Oliveira et. al., 2023; Johar et. al., 2022; González et. al., 2021; Jorgenson et. al., 2020; Spotswood et. al., 2021; Zaveri et. al., 2020; Dell et. al., 2009).</w:t>
        </w:r>
      </w:ins>
    </w:p>
    <w:p w14:paraId="1F4BC420" w14:textId="18AC4848" w:rsidR="00930EF2" w:rsidRPr="00706183" w:rsidDel="005C65CA" w:rsidRDefault="00402B09" w:rsidP="00402B09">
      <w:pPr>
        <w:spacing w:line="360" w:lineRule="auto"/>
        <w:rPr>
          <w:del w:id="151" w:author="Zoey Spitzer" w:date="2024-08-20T22:14:00Z" w16du:dateUtc="2024-08-21T02:14:00Z"/>
          <w:rFonts w:ascii="Times New Roman" w:eastAsia="Times New Roman" w:hAnsi="Times New Roman" w:cs="Times New Roman"/>
          <w:sz w:val="24"/>
          <w:szCs w:val="24"/>
        </w:rPr>
      </w:pPr>
      <w:commentRangeStart w:id="152"/>
      <w:del w:id="153" w:author="Zoey Spitzer" w:date="2024-08-20T22:14:00Z" w16du:dateUtc="2024-08-21T02:14:00Z">
        <w:r w:rsidRPr="00706183" w:rsidDel="005C65CA">
          <w:rPr>
            <w:rFonts w:ascii="Times New Roman" w:eastAsia="Times New Roman" w:hAnsi="Times New Roman" w:cs="Times New Roman"/>
            <w:sz w:val="24"/>
            <w:szCs w:val="24"/>
          </w:rPr>
          <w:delText xml:space="preserve">For </w:delText>
        </w:r>
        <w:commentRangeEnd w:id="152"/>
        <w:r w:rsidR="00474DF3" w:rsidRPr="00706183" w:rsidDel="005C65CA">
          <w:rPr>
            <w:rStyle w:val="CommentReference"/>
          </w:rPr>
          <w:commentReference w:id="152"/>
        </w:r>
        <w:r w:rsidRPr="00706183" w:rsidDel="005C65CA">
          <w:rPr>
            <w:rFonts w:ascii="Times New Roman" w:eastAsia="Times New Roman" w:hAnsi="Times New Roman" w:cs="Times New Roman"/>
            <w:sz w:val="24"/>
            <w:szCs w:val="24"/>
          </w:rPr>
          <w:delText>those who gr</w:delText>
        </w:r>
        <w:r w:rsidR="0075022C" w:rsidRPr="00706183" w:rsidDel="005C65CA">
          <w:rPr>
            <w:rFonts w:ascii="Times New Roman" w:eastAsia="Times New Roman" w:hAnsi="Times New Roman" w:cs="Times New Roman"/>
            <w:sz w:val="24"/>
            <w:szCs w:val="24"/>
          </w:rPr>
          <w:delText>o</w:delText>
        </w:r>
        <w:r w:rsidRPr="00706183" w:rsidDel="005C65CA">
          <w:rPr>
            <w:rFonts w:ascii="Times New Roman" w:eastAsia="Times New Roman" w:hAnsi="Times New Roman" w:cs="Times New Roman"/>
            <w:sz w:val="24"/>
            <w:szCs w:val="24"/>
          </w:rPr>
          <w:delText xml:space="preserve">w up in low-income families, there are barriers to </w:delText>
        </w:r>
        <w:r w:rsidR="00F02A2B" w:rsidRPr="00706183" w:rsidDel="005C65CA">
          <w:rPr>
            <w:rFonts w:ascii="Times New Roman" w:eastAsia="Times New Roman" w:hAnsi="Times New Roman" w:cs="Times New Roman"/>
            <w:sz w:val="24"/>
            <w:szCs w:val="24"/>
          </w:rPr>
          <w:delText>achieving</w:delText>
        </w:r>
        <w:r w:rsidRPr="00706183" w:rsidDel="005C65CA">
          <w:rPr>
            <w:rFonts w:ascii="Times New Roman" w:eastAsia="Times New Roman" w:hAnsi="Times New Roman" w:cs="Times New Roman"/>
            <w:sz w:val="24"/>
            <w:szCs w:val="24"/>
          </w:rPr>
          <w:delText xml:space="preserve"> higher household income than experienced as a child</w:delText>
        </w:r>
        <w:r w:rsidR="00033F8A" w:rsidRPr="00706183" w:rsidDel="005C65CA">
          <w:rPr>
            <w:rFonts w:ascii="Times New Roman" w:eastAsia="Times New Roman" w:hAnsi="Times New Roman" w:cs="Times New Roman"/>
            <w:sz w:val="24"/>
            <w:szCs w:val="24"/>
          </w:rPr>
          <w:delText xml:space="preserve"> </w:delText>
        </w:r>
        <w:r w:rsidR="0075022C" w:rsidRPr="00706183" w:rsidDel="005C65CA">
          <w:rPr>
            <w:rFonts w:ascii="Times New Roman" w:eastAsia="Times New Roman" w:hAnsi="Times New Roman" w:cs="Times New Roman"/>
            <w:sz w:val="24"/>
            <w:szCs w:val="24"/>
          </w:rPr>
          <w:delText>(</w:delText>
        </w:r>
        <w:r w:rsidRPr="00706183" w:rsidDel="005C65CA">
          <w:rPr>
            <w:rFonts w:ascii="Times New Roman" w:eastAsia="Times New Roman" w:hAnsi="Times New Roman" w:cs="Times New Roman"/>
            <w:sz w:val="24"/>
            <w:szCs w:val="24"/>
          </w:rPr>
          <w:delText xml:space="preserve">Chetty et. al., 2018). </w:delText>
        </w:r>
        <w:r w:rsidR="00033F8A" w:rsidRPr="00706183" w:rsidDel="005C65CA">
          <w:rPr>
            <w:rFonts w:ascii="Times New Roman" w:eastAsia="Times New Roman" w:hAnsi="Times New Roman" w:cs="Times New Roman"/>
            <w:sz w:val="24"/>
            <w:szCs w:val="24"/>
          </w:rPr>
          <w:delText>L</w:delText>
        </w:r>
        <w:r w:rsidRPr="00706183" w:rsidDel="005C65CA">
          <w:rPr>
            <w:rFonts w:ascii="Times New Roman" w:eastAsia="Times New Roman" w:hAnsi="Times New Roman" w:cs="Times New Roman"/>
            <w:sz w:val="24"/>
            <w:szCs w:val="24"/>
          </w:rPr>
          <w:delText>ow-income households face disproportionately high air pollution incidence, Safe Water Drinking Act violations, vulnerability to natural disaster, and incomplete plumbing prevalence (Miranda et. al., 2011; Kathuria and Khan, 2007; Jorgenson et. al., 2020; Kodros et. al., 2022; Bell and Ebisu, 2012; Bae and Lynch, 2023; Mueller and Gasteyer, 2023; Deria et. al., 2020; Mueller and Gasteyer, 2021; Bandala et. al., 2022).  High air pollution levels, increased natural disaster occurrences, higher temperatures and lack of environmental amenities lead to poor health outcomes, hindering productivity and exacerbating income equality (</w:delText>
        </w:r>
        <w:bookmarkStart w:id="154" w:name="_Hlk174970664"/>
        <w:r w:rsidRPr="00706183" w:rsidDel="005C65CA">
          <w:rPr>
            <w:rFonts w:ascii="Times New Roman" w:eastAsia="Times New Roman" w:hAnsi="Times New Roman" w:cs="Times New Roman"/>
            <w:sz w:val="24"/>
            <w:szCs w:val="24"/>
          </w:rPr>
          <w:delText>Oyedele and Tella, 2023; Oliveira et. al., 2023; Johar et. al., 2022; González et. al., 2021; Jorgenson et. al., 2020; Spotswood et. al., 2021; Zaveri et. al., 2020; Dell et. al., 2009</w:delText>
        </w:r>
        <w:bookmarkEnd w:id="154"/>
        <w:r w:rsidRPr="00706183" w:rsidDel="005C65CA">
          <w:rPr>
            <w:rFonts w:ascii="Times New Roman" w:eastAsia="Times New Roman" w:hAnsi="Times New Roman" w:cs="Times New Roman"/>
            <w:sz w:val="24"/>
            <w:szCs w:val="24"/>
          </w:rPr>
          <w:delText xml:space="preserve">). </w:delText>
        </w:r>
        <w:r w:rsidR="00AC39D0" w:rsidRPr="00706183" w:rsidDel="005C65CA">
          <w:rPr>
            <w:rFonts w:ascii="Times New Roman" w:eastAsia="Times New Roman" w:hAnsi="Times New Roman" w:cs="Times New Roman"/>
            <w:sz w:val="24"/>
            <w:szCs w:val="24"/>
          </w:rPr>
          <w:delText xml:space="preserve">Thus, environmental burdens inhibit upward mobility. </w:delText>
        </w:r>
      </w:del>
    </w:p>
    <w:p w14:paraId="78B7905C" w14:textId="63AC2D95" w:rsidR="00402B09" w:rsidRPr="002E4C0A" w:rsidRDefault="00402B09"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Substandard </w:t>
      </w:r>
      <w:r w:rsidRPr="002E4C0A">
        <w:rPr>
          <w:rFonts w:ascii="Times New Roman" w:eastAsia="Times New Roman" w:hAnsi="Times New Roman" w:cs="Times New Roman"/>
          <w:sz w:val="24"/>
          <w:szCs w:val="24"/>
        </w:rPr>
        <w:t xml:space="preserve">infrastructure contributes to </w:t>
      </w:r>
      <w:r>
        <w:rPr>
          <w:rFonts w:ascii="Times New Roman" w:eastAsia="Times New Roman" w:hAnsi="Times New Roman" w:cs="Times New Roman"/>
          <w:sz w:val="24"/>
          <w:szCs w:val="24"/>
        </w:rPr>
        <w:t xml:space="preserve">disproportionate effects </w:t>
      </w:r>
      <w:r w:rsidR="00930EF2">
        <w:rPr>
          <w:rFonts w:ascii="Times New Roman" w:eastAsia="Times New Roman" w:hAnsi="Times New Roman" w:cs="Times New Roman"/>
          <w:sz w:val="24"/>
          <w:szCs w:val="24"/>
        </w:rPr>
        <w:t>on</w:t>
      </w:r>
      <w:r>
        <w:rPr>
          <w:rFonts w:ascii="Times New Roman" w:eastAsia="Times New Roman" w:hAnsi="Times New Roman" w:cs="Times New Roman"/>
          <w:sz w:val="24"/>
          <w:szCs w:val="24"/>
        </w:rPr>
        <w:t xml:space="preserve"> health and income.</w:t>
      </w:r>
      <w:r w:rsidRPr="002E4C0A">
        <w:rPr>
          <w:rFonts w:ascii="Times New Roman" w:eastAsia="Times New Roman" w:hAnsi="Times New Roman" w:cs="Times New Roman"/>
          <w:sz w:val="24"/>
          <w:szCs w:val="24"/>
        </w:rPr>
        <w:t xml:space="preserve"> Nigra et. al. (2023) find Hispanic populations are more likely to be exposed </w:t>
      </w:r>
      <w:r>
        <w:rPr>
          <w:rFonts w:ascii="Times New Roman" w:eastAsia="Times New Roman" w:hAnsi="Times New Roman" w:cs="Times New Roman"/>
          <w:sz w:val="24"/>
          <w:szCs w:val="24"/>
        </w:rPr>
        <w:t xml:space="preserve">to </w:t>
      </w:r>
      <w:r w:rsidRPr="002E4C0A">
        <w:rPr>
          <w:rFonts w:ascii="Times New Roman" w:eastAsia="Times New Roman" w:hAnsi="Times New Roman" w:cs="Times New Roman"/>
          <w:sz w:val="24"/>
          <w:szCs w:val="24"/>
        </w:rPr>
        <w:t xml:space="preserve">lead water service pipes in New York City (Nigra et. al., 2023). </w:t>
      </w:r>
      <w:r>
        <w:rPr>
          <w:rFonts w:ascii="Times New Roman" w:eastAsia="Times New Roman" w:hAnsi="Times New Roman" w:cs="Times New Roman"/>
          <w:sz w:val="24"/>
          <w:szCs w:val="24"/>
        </w:rPr>
        <w:t>Lo</w:t>
      </w:r>
      <w:r w:rsidRPr="002E4C0A">
        <w:rPr>
          <w:rFonts w:ascii="Times New Roman" w:eastAsia="Times New Roman" w:hAnsi="Times New Roman" w:cs="Times New Roman"/>
          <w:sz w:val="24"/>
          <w:szCs w:val="24"/>
        </w:rPr>
        <w:t xml:space="preserve">wer income communities are more vulnerable to natural disasters, such as flooding (Deria et. al., 2020). Across the United States, 489,836 households </w:t>
      </w:r>
      <w:r>
        <w:rPr>
          <w:rFonts w:ascii="Times New Roman" w:eastAsia="Times New Roman" w:hAnsi="Times New Roman" w:cs="Times New Roman"/>
          <w:sz w:val="24"/>
          <w:szCs w:val="24"/>
        </w:rPr>
        <w:t xml:space="preserve">(.41% of all U.S. households) </w:t>
      </w:r>
      <w:r w:rsidRPr="002E4C0A">
        <w:rPr>
          <w:rFonts w:ascii="Times New Roman" w:eastAsia="Times New Roman" w:hAnsi="Times New Roman" w:cs="Times New Roman"/>
          <w:sz w:val="24"/>
          <w:szCs w:val="24"/>
        </w:rPr>
        <w:t>lacked complete indoor plumbing</w:t>
      </w:r>
      <w:r>
        <w:rPr>
          <w:rFonts w:ascii="Times New Roman" w:eastAsia="Times New Roman" w:hAnsi="Times New Roman" w:cs="Times New Roman"/>
          <w:sz w:val="24"/>
          <w:szCs w:val="24"/>
        </w:rPr>
        <w:t xml:space="preserve"> on average</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across 2014-</w:t>
      </w:r>
      <w:r w:rsidRPr="002E4C0A">
        <w:rPr>
          <w:rFonts w:ascii="Times New Roman" w:eastAsia="Times New Roman" w:hAnsi="Times New Roman" w:cs="Times New Roman"/>
          <w:sz w:val="24"/>
          <w:szCs w:val="24"/>
        </w:rPr>
        <w:t>2018</w:t>
      </w:r>
      <w:r>
        <w:rPr>
          <w:rFonts w:ascii="Times New Roman" w:eastAsia="Times New Roman" w:hAnsi="Times New Roman" w:cs="Times New Roman"/>
          <w:sz w:val="24"/>
          <w:szCs w:val="24"/>
        </w:rPr>
        <w:t xml:space="preserve"> (</w:t>
      </w:r>
      <w:r w:rsidRPr="002E4C0A">
        <w:rPr>
          <w:rFonts w:ascii="Times New Roman" w:eastAsia="Times New Roman" w:hAnsi="Times New Roman" w:cs="Times New Roman"/>
          <w:sz w:val="24"/>
          <w:szCs w:val="24"/>
        </w:rPr>
        <w:t xml:space="preserve">Mueller and </w:t>
      </w:r>
      <w:proofErr w:type="spellStart"/>
      <w:r w:rsidRPr="002E4C0A">
        <w:rPr>
          <w:rFonts w:ascii="Times New Roman" w:eastAsia="Times New Roman" w:hAnsi="Times New Roman" w:cs="Times New Roman"/>
          <w:sz w:val="24"/>
          <w:szCs w:val="24"/>
        </w:rPr>
        <w:t>Gasteyer</w:t>
      </w:r>
      <w:proofErr w:type="spellEnd"/>
      <w:r w:rsidRPr="002E4C0A">
        <w:rPr>
          <w:rFonts w:ascii="Times New Roman" w:eastAsia="Times New Roman" w:hAnsi="Times New Roman" w:cs="Times New Roman"/>
          <w:sz w:val="24"/>
          <w:szCs w:val="24"/>
        </w:rPr>
        <w:t>, 2021</w:t>
      </w:r>
      <w:r>
        <w:rPr>
          <w:rFonts w:ascii="Times New Roman" w:eastAsia="Times New Roman" w:hAnsi="Times New Roman" w:cs="Times New Roman"/>
          <w:sz w:val="24"/>
          <w:szCs w:val="24"/>
        </w:rPr>
        <w:t xml:space="preserve">). Meanwhile, Native </w:t>
      </w:r>
      <w:r w:rsidRPr="002E4C0A">
        <w:rPr>
          <w:rFonts w:ascii="Times New Roman" w:eastAsia="Times New Roman" w:hAnsi="Times New Roman" w:cs="Times New Roman"/>
          <w:sz w:val="24"/>
          <w:szCs w:val="24"/>
        </w:rPr>
        <w:t xml:space="preserve">American communities have </w:t>
      </w:r>
      <w:r>
        <w:rPr>
          <w:rFonts w:ascii="Times New Roman" w:eastAsia="Times New Roman" w:hAnsi="Times New Roman" w:cs="Times New Roman"/>
          <w:sz w:val="24"/>
          <w:szCs w:val="24"/>
        </w:rPr>
        <w:t xml:space="preserve">a </w:t>
      </w:r>
      <w:r w:rsidRPr="002E4C0A">
        <w:rPr>
          <w:rFonts w:ascii="Times New Roman" w:eastAsia="Times New Roman" w:hAnsi="Times New Roman" w:cs="Times New Roman"/>
          <w:sz w:val="24"/>
          <w:szCs w:val="24"/>
        </w:rPr>
        <w:t xml:space="preserve">higher incidence of housing with incomplete kitchens or plumbing (Mueller and </w:t>
      </w:r>
      <w:proofErr w:type="spellStart"/>
      <w:r w:rsidRPr="002E4C0A">
        <w:rPr>
          <w:rFonts w:ascii="Times New Roman" w:eastAsia="Times New Roman" w:hAnsi="Times New Roman" w:cs="Times New Roman"/>
          <w:sz w:val="24"/>
          <w:szCs w:val="24"/>
        </w:rPr>
        <w:t>Gasteyer</w:t>
      </w:r>
      <w:proofErr w:type="spellEnd"/>
      <w:r w:rsidRPr="002E4C0A">
        <w:rPr>
          <w:rFonts w:ascii="Times New Roman" w:eastAsia="Times New Roman" w:hAnsi="Times New Roman" w:cs="Times New Roman"/>
          <w:sz w:val="24"/>
          <w:szCs w:val="24"/>
        </w:rPr>
        <w:t>, 2021; Bandala et. al., 2022).</w:t>
      </w:r>
      <w:r>
        <w:rPr>
          <w:rFonts w:ascii="Times New Roman" w:eastAsia="Times New Roman" w:hAnsi="Times New Roman" w:cs="Times New Roman"/>
          <w:sz w:val="24"/>
          <w:szCs w:val="24"/>
        </w:rPr>
        <w:t xml:space="preserve"> </w:t>
      </w:r>
      <w:r w:rsidR="00332EE8" w:rsidRPr="002E4C0A">
        <w:rPr>
          <w:rFonts w:ascii="Times New Roman" w:eastAsia="Times New Roman" w:hAnsi="Times New Roman" w:cs="Times New Roman"/>
          <w:sz w:val="24"/>
          <w:szCs w:val="24"/>
        </w:rPr>
        <w:t>For example, 40% of households in the Navajo Nation haul their water from groundwater wells outside the home (Tanana</w:t>
      </w:r>
      <w:r w:rsidR="00332EE8">
        <w:rPr>
          <w:rFonts w:ascii="Times New Roman" w:eastAsia="Times New Roman" w:hAnsi="Times New Roman" w:cs="Times New Roman"/>
          <w:sz w:val="24"/>
          <w:szCs w:val="24"/>
        </w:rPr>
        <w:t xml:space="preserve"> et. al.</w:t>
      </w:r>
      <w:r w:rsidR="00332EE8" w:rsidRPr="002E4C0A">
        <w:rPr>
          <w:rFonts w:ascii="Times New Roman" w:eastAsia="Times New Roman" w:hAnsi="Times New Roman" w:cs="Times New Roman"/>
          <w:sz w:val="24"/>
          <w:szCs w:val="24"/>
        </w:rPr>
        <w:t>, 2021).</w:t>
      </w:r>
      <w:r w:rsidR="00332EE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Tribal communities </w:t>
      </w:r>
      <w:r w:rsidRPr="002E4C0A">
        <w:rPr>
          <w:rFonts w:ascii="Times New Roman" w:eastAsia="Times New Roman" w:hAnsi="Times New Roman" w:cs="Times New Roman"/>
          <w:sz w:val="24"/>
          <w:szCs w:val="24"/>
        </w:rPr>
        <w:t>also forgo income that could be earned from utilizing senior water rights</w:t>
      </w:r>
      <w:r>
        <w:rPr>
          <w:rFonts w:ascii="Times New Roman" w:eastAsia="Times New Roman" w:hAnsi="Times New Roman" w:cs="Times New Roman"/>
          <w:sz w:val="24"/>
          <w:szCs w:val="24"/>
        </w:rPr>
        <w:t>,</w:t>
      </w:r>
      <w:r w:rsidRPr="002E4C0A">
        <w:rPr>
          <w:rFonts w:ascii="Times New Roman" w:eastAsia="Times New Roman" w:hAnsi="Times New Roman" w:cs="Times New Roman"/>
          <w:sz w:val="24"/>
          <w:szCs w:val="24"/>
        </w:rPr>
        <w:t xml:space="preserve"> due to the lack of infrastructure investments (Sanchez et. al., 2023). </w:t>
      </w:r>
    </w:p>
    <w:p w14:paraId="352A1940" w14:textId="405CBBD4" w:rsidR="00402B09" w:rsidRPr="002E4C0A" w:rsidRDefault="00F02A2B"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p</w:t>
      </w:r>
      <w:r w:rsidR="00402B09">
        <w:rPr>
          <w:rFonts w:ascii="Times New Roman" w:eastAsia="Times New Roman" w:hAnsi="Times New Roman" w:cs="Times New Roman"/>
          <w:sz w:val="24"/>
          <w:szCs w:val="24"/>
        </w:rPr>
        <w:t>olicies</w:t>
      </w:r>
      <w:r w:rsidR="00402B09" w:rsidRPr="002E4C0A">
        <w:rPr>
          <w:rFonts w:ascii="Times New Roman" w:eastAsia="Times New Roman" w:hAnsi="Times New Roman" w:cs="Times New Roman"/>
          <w:sz w:val="24"/>
          <w:szCs w:val="24"/>
        </w:rPr>
        <w:t xml:space="preserve"> </w:t>
      </w:r>
      <w:r w:rsidR="00402B09">
        <w:rPr>
          <w:rFonts w:ascii="Times New Roman" w:eastAsia="Times New Roman" w:hAnsi="Times New Roman" w:cs="Times New Roman"/>
          <w:sz w:val="24"/>
          <w:szCs w:val="24"/>
        </w:rPr>
        <w:t>that aim to reduce exposure to hazards and improve access to amenities</w:t>
      </w:r>
      <w:r w:rsidR="00402B09" w:rsidRPr="002E4C0A">
        <w:rPr>
          <w:rFonts w:ascii="Times New Roman" w:eastAsia="Times New Roman" w:hAnsi="Times New Roman" w:cs="Times New Roman"/>
          <w:sz w:val="24"/>
          <w:szCs w:val="24"/>
        </w:rPr>
        <w:t xml:space="preserve"> hav</w:t>
      </w:r>
      <w:r w:rsidR="00A33F69">
        <w:rPr>
          <w:rFonts w:ascii="Times New Roman" w:eastAsia="Times New Roman" w:hAnsi="Times New Roman" w:cs="Times New Roman"/>
          <w:sz w:val="24"/>
          <w:szCs w:val="24"/>
        </w:rPr>
        <w:t>e</w:t>
      </w:r>
      <w:r w:rsidR="00402B09"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been found to have </w:t>
      </w:r>
      <w:r w:rsidR="00402B09" w:rsidRPr="002E4C0A">
        <w:rPr>
          <w:rFonts w:ascii="Times New Roman" w:eastAsia="Times New Roman" w:hAnsi="Times New Roman" w:cs="Times New Roman"/>
          <w:sz w:val="24"/>
          <w:szCs w:val="24"/>
        </w:rPr>
        <w:t xml:space="preserve">disproportional benefits for higher income, non-minority populations (Zhang et. al., 2022; Williams et. al., 2020; Spotswood et. al., 2021; Neier, 2021; Mueller and </w:t>
      </w:r>
      <w:proofErr w:type="spellStart"/>
      <w:r w:rsidR="00402B09" w:rsidRPr="002E4C0A">
        <w:rPr>
          <w:rFonts w:ascii="Times New Roman" w:eastAsia="Times New Roman" w:hAnsi="Times New Roman" w:cs="Times New Roman"/>
          <w:sz w:val="24"/>
          <w:szCs w:val="24"/>
        </w:rPr>
        <w:t>Gasteyer</w:t>
      </w:r>
      <w:proofErr w:type="spellEnd"/>
      <w:r w:rsidR="00402B09" w:rsidRPr="002E4C0A">
        <w:rPr>
          <w:rFonts w:ascii="Times New Roman" w:eastAsia="Times New Roman" w:hAnsi="Times New Roman" w:cs="Times New Roman"/>
          <w:sz w:val="24"/>
          <w:szCs w:val="24"/>
        </w:rPr>
        <w:t xml:space="preserve">, 2023; Miranda et. al., 2011; Liu et. al, 2021; Bae and Lynch, 2023). Access to green space and </w:t>
      </w:r>
      <w:r w:rsidR="00402B09" w:rsidRPr="002E4C0A">
        <w:rPr>
          <w:rFonts w:ascii="Times New Roman" w:eastAsia="Times New Roman" w:hAnsi="Times New Roman" w:cs="Times New Roman"/>
          <w:sz w:val="24"/>
          <w:szCs w:val="24"/>
        </w:rPr>
        <w:lastRenderedPageBreak/>
        <w:t xml:space="preserve">tree canopy, especially in urban areas, can have positive benefits on mental and physical health and improve home values (Zhang et. al., 2022; Williams et. al., 2020; Liu et. al, 2021; Li, 2022). However, studies often </w:t>
      </w:r>
      <w:r w:rsidR="00602A91">
        <w:rPr>
          <w:rFonts w:ascii="Times New Roman" w:eastAsia="Times New Roman" w:hAnsi="Times New Roman" w:cs="Times New Roman"/>
          <w:sz w:val="24"/>
          <w:szCs w:val="24"/>
        </w:rPr>
        <w:t>find that some groups</w:t>
      </w:r>
      <w:ins w:id="155" w:author="Zoey Spitzer" w:date="2024-06-25T11:29:00Z">
        <w:r w:rsidR="00553084">
          <w:rPr>
            <w:rFonts w:ascii="Times New Roman" w:eastAsia="Times New Roman" w:hAnsi="Times New Roman" w:cs="Times New Roman"/>
            <w:sz w:val="24"/>
            <w:szCs w:val="24"/>
          </w:rPr>
          <w:t xml:space="preserve"> </w:t>
        </w:r>
      </w:ins>
      <w:r w:rsidR="00402B09" w:rsidRPr="002E4C0A">
        <w:rPr>
          <w:rFonts w:ascii="Times New Roman" w:eastAsia="Times New Roman" w:hAnsi="Times New Roman" w:cs="Times New Roman"/>
          <w:sz w:val="24"/>
          <w:szCs w:val="24"/>
        </w:rPr>
        <w:t>benefit</w:t>
      </w:r>
      <w:r w:rsidR="00602A91">
        <w:rPr>
          <w:rFonts w:ascii="Times New Roman" w:eastAsia="Times New Roman" w:hAnsi="Times New Roman" w:cs="Times New Roman"/>
          <w:sz w:val="24"/>
          <w:szCs w:val="24"/>
        </w:rPr>
        <w:t xml:space="preserve"> disproportionately</w:t>
      </w:r>
      <w:r w:rsidR="00402B09" w:rsidRPr="002E4C0A">
        <w:rPr>
          <w:rFonts w:ascii="Times New Roman" w:eastAsia="Times New Roman" w:hAnsi="Times New Roman" w:cs="Times New Roman"/>
          <w:sz w:val="24"/>
          <w:szCs w:val="24"/>
        </w:rPr>
        <w:t xml:space="preserve"> from these pollution mitigation strategies. Access to safe parks in cities is less </w:t>
      </w:r>
      <w:r w:rsidR="004C0CDF">
        <w:rPr>
          <w:rFonts w:ascii="Times New Roman" w:eastAsia="Times New Roman" w:hAnsi="Times New Roman" w:cs="Times New Roman"/>
          <w:sz w:val="24"/>
          <w:szCs w:val="24"/>
        </w:rPr>
        <w:t>prevalent</w:t>
      </w:r>
      <w:r w:rsidR="00402B09" w:rsidRPr="002E4C0A">
        <w:rPr>
          <w:rFonts w:ascii="Times New Roman" w:eastAsia="Times New Roman" w:hAnsi="Times New Roman" w:cs="Times New Roman"/>
          <w:sz w:val="24"/>
          <w:szCs w:val="24"/>
        </w:rPr>
        <w:t xml:space="preserve"> for low-income or racial and ethnic minorities</w:t>
      </w:r>
      <w:r w:rsidR="00402B09">
        <w:rPr>
          <w:rFonts w:ascii="Times New Roman" w:eastAsia="Times New Roman" w:hAnsi="Times New Roman" w:cs="Times New Roman"/>
          <w:sz w:val="24"/>
          <w:szCs w:val="24"/>
        </w:rPr>
        <w:t>. E</w:t>
      </w:r>
      <w:r w:rsidR="00402B09" w:rsidRPr="002E4C0A">
        <w:rPr>
          <w:rFonts w:ascii="Times New Roman" w:eastAsia="Times New Roman" w:hAnsi="Times New Roman" w:cs="Times New Roman"/>
          <w:sz w:val="24"/>
          <w:szCs w:val="24"/>
        </w:rPr>
        <w:t xml:space="preserve">xcluding </w:t>
      </w:r>
      <w:r w:rsidR="00402B09">
        <w:rPr>
          <w:rFonts w:ascii="Times New Roman" w:eastAsia="Times New Roman" w:hAnsi="Times New Roman" w:cs="Times New Roman"/>
          <w:sz w:val="24"/>
          <w:szCs w:val="24"/>
        </w:rPr>
        <w:t xml:space="preserve">tree canopy </w:t>
      </w:r>
      <w:r w:rsidR="00402B09" w:rsidRPr="002E4C0A">
        <w:rPr>
          <w:rFonts w:ascii="Times New Roman" w:eastAsia="Times New Roman" w:hAnsi="Times New Roman" w:cs="Times New Roman"/>
          <w:sz w:val="24"/>
          <w:szCs w:val="24"/>
        </w:rPr>
        <w:t xml:space="preserve">school yards, there </w:t>
      </w:r>
      <w:proofErr w:type="gramStart"/>
      <w:r w:rsidR="00402B09" w:rsidRPr="002E4C0A">
        <w:rPr>
          <w:rFonts w:ascii="Times New Roman" w:eastAsia="Times New Roman" w:hAnsi="Times New Roman" w:cs="Times New Roman"/>
          <w:sz w:val="24"/>
          <w:szCs w:val="24"/>
        </w:rPr>
        <w:t>is</w:t>
      </w:r>
      <w:proofErr w:type="gramEnd"/>
      <w:r w:rsidR="00402B09"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w:t>
      </w:r>
      <w:r w:rsidR="00402B09" w:rsidRPr="002E4C0A">
        <w:rPr>
          <w:rFonts w:ascii="Times New Roman" w:eastAsia="Times New Roman" w:hAnsi="Times New Roman" w:cs="Times New Roman"/>
          <w:sz w:val="24"/>
          <w:szCs w:val="24"/>
        </w:rPr>
        <w:t xml:space="preserve">ess tree canopy in communities with higher minority populations (Williams et. al., 2020; Zhang et. al., 2022). </w:t>
      </w:r>
      <w:r w:rsidR="00402B09">
        <w:rPr>
          <w:rFonts w:ascii="Times New Roman" w:eastAsia="Times New Roman" w:hAnsi="Times New Roman" w:cs="Times New Roman"/>
          <w:sz w:val="24"/>
          <w:szCs w:val="24"/>
        </w:rPr>
        <w:t>W</w:t>
      </w:r>
      <w:r w:rsidR="00402B09" w:rsidRPr="002E4C0A">
        <w:rPr>
          <w:rFonts w:ascii="Times New Roman" w:eastAsia="Times New Roman" w:hAnsi="Times New Roman" w:cs="Times New Roman"/>
          <w:sz w:val="24"/>
          <w:szCs w:val="24"/>
        </w:rPr>
        <w:t>here programs exist to plant more trees, minorities face higher risk of gentrification as housing values increase</w:t>
      </w:r>
      <w:r w:rsidR="00402B09">
        <w:rPr>
          <w:rFonts w:ascii="Times New Roman" w:eastAsia="Times New Roman" w:hAnsi="Times New Roman" w:cs="Times New Roman"/>
          <w:sz w:val="24"/>
          <w:szCs w:val="24"/>
        </w:rPr>
        <w:t xml:space="preserve"> with tree planting, as Li found for New York city </w:t>
      </w:r>
      <w:r w:rsidR="00402B09" w:rsidRPr="002E4C0A">
        <w:rPr>
          <w:rFonts w:ascii="Times New Roman" w:eastAsia="Times New Roman" w:hAnsi="Times New Roman" w:cs="Times New Roman"/>
          <w:sz w:val="24"/>
          <w:szCs w:val="24"/>
        </w:rPr>
        <w:t>(Li, 202</w:t>
      </w:r>
      <w:r w:rsidR="00402B09">
        <w:rPr>
          <w:rFonts w:ascii="Times New Roman" w:eastAsia="Times New Roman" w:hAnsi="Times New Roman" w:cs="Times New Roman"/>
          <w:sz w:val="24"/>
          <w:szCs w:val="24"/>
        </w:rPr>
        <w:t>3</w:t>
      </w:r>
      <w:r w:rsidR="00402B09" w:rsidRPr="002E4C0A">
        <w:rPr>
          <w:rFonts w:ascii="Times New Roman" w:eastAsia="Times New Roman" w:hAnsi="Times New Roman" w:cs="Times New Roman"/>
          <w:sz w:val="24"/>
          <w:szCs w:val="24"/>
        </w:rPr>
        <w:t>).</w:t>
      </w:r>
    </w:p>
    <w:p w14:paraId="2B178198" w14:textId="1666CE30" w:rsidR="00402B09" w:rsidRDefault="00402B09"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sidRPr="002E4C0A">
        <w:rPr>
          <w:rFonts w:ascii="Times New Roman" w:eastAsia="Times New Roman" w:hAnsi="Times New Roman" w:cs="Times New Roman"/>
          <w:sz w:val="24"/>
          <w:szCs w:val="24"/>
        </w:rPr>
        <w:t xml:space="preserve">egotiations </w:t>
      </w:r>
      <w:r w:rsidR="0075022C">
        <w:rPr>
          <w:rFonts w:ascii="Times New Roman" w:eastAsia="Times New Roman" w:hAnsi="Times New Roman" w:cs="Times New Roman"/>
          <w:sz w:val="24"/>
          <w:szCs w:val="24"/>
        </w:rPr>
        <w:t>over locating</w:t>
      </w:r>
      <w:r w:rsidRPr="002E4C0A">
        <w:rPr>
          <w:rFonts w:ascii="Times New Roman" w:eastAsia="Times New Roman" w:hAnsi="Times New Roman" w:cs="Times New Roman"/>
          <w:sz w:val="24"/>
          <w:szCs w:val="24"/>
        </w:rPr>
        <w:t xml:space="preserve"> polluting activit</w:t>
      </w:r>
      <w:r w:rsidR="0075022C">
        <w:rPr>
          <w:rFonts w:ascii="Times New Roman" w:eastAsia="Times New Roman" w:hAnsi="Times New Roman" w:cs="Times New Roman"/>
          <w:sz w:val="24"/>
          <w:szCs w:val="24"/>
        </w:rPr>
        <w:t xml:space="preserve">ies </w:t>
      </w:r>
      <w:r>
        <w:rPr>
          <w:rFonts w:ascii="Times New Roman" w:eastAsia="Times New Roman" w:hAnsi="Times New Roman" w:cs="Times New Roman"/>
          <w:sz w:val="24"/>
          <w:szCs w:val="24"/>
        </w:rPr>
        <w:t xml:space="preserve">are strongly affected by neighborhood wealth. </w:t>
      </w:r>
      <w:r w:rsidR="0075022C">
        <w:rPr>
          <w:rFonts w:ascii="Times New Roman" w:eastAsia="Times New Roman" w:hAnsi="Times New Roman" w:cs="Times New Roman"/>
          <w:sz w:val="24"/>
          <w:szCs w:val="24"/>
        </w:rPr>
        <w:t>For example, l</w:t>
      </w:r>
      <w:r w:rsidRPr="002E4C0A">
        <w:rPr>
          <w:rFonts w:ascii="Times New Roman" w:eastAsia="Times New Roman" w:hAnsi="Times New Roman" w:cs="Times New Roman"/>
          <w:sz w:val="24"/>
          <w:szCs w:val="24"/>
        </w:rPr>
        <w:t xml:space="preserve">ow-income communities </w:t>
      </w:r>
      <w:r>
        <w:rPr>
          <w:rFonts w:ascii="Times New Roman" w:eastAsia="Times New Roman" w:hAnsi="Times New Roman" w:cs="Times New Roman"/>
          <w:sz w:val="24"/>
          <w:szCs w:val="24"/>
        </w:rPr>
        <w:t xml:space="preserve">are </w:t>
      </w:r>
      <w:r w:rsidRPr="002E4C0A">
        <w:rPr>
          <w:rFonts w:ascii="Times New Roman" w:eastAsia="Times New Roman" w:hAnsi="Times New Roman" w:cs="Times New Roman"/>
          <w:sz w:val="24"/>
          <w:szCs w:val="24"/>
        </w:rPr>
        <w:t>vulnerable to</w:t>
      </w:r>
      <w:r w:rsidR="0075022C" w:rsidRPr="002E4C0A">
        <w:rPr>
          <w:rFonts w:ascii="Times New Roman" w:eastAsia="Times New Roman" w:hAnsi="Times New Roman" w:cs="Times New Roman"/>
          <w:sz w:val="24"/>
          <w:szCs w:val="24"/>
        </w:rPr>
        <w:t xml:space="preserve"> oil and natural ga</w:t>
      </w:r>
      <w:r w:rsidR="0075022C">
        <w:rPr>
          <w:rFonts w:ascii="Times New Roman" w:eastAsia="Times New Roman" w:hAnsi="Times New Roman" w:cs="Times New Roman"/>
          <w:sz w:val="24"/>
          <w:szCs w:val="24"/>
        </w:rPr>
        <w:t>s</w:t>
      </w:r>
      <w:r w:rsidR="0075022C" w:rsidRPr="002E4C0A">
        <w:rPr>
          <w:rFonts w:ascii="Times New Roman" w:eastAsia="Times New Roman" w:hAnsi="Times New Roman" w:cs="Times New Roman"/>
          <w:sz w:val="24"/>
          <w:szCs w:val="24"/>
        </w:rPr>
        <w:t xml:space="preserve"> </w:t>
      </w:r>
      <w:r w:rsidRPr="002E4C0A">
        <w:rPr>
          <w:rFonts w:ascii="Times New Roman" w:eastAsia="Times New Roman" w:hAnsi="Times New Roman" w:cs="Times New Roman"/>
          <w:sz w:val="24"/>
          <w:szCs w:val="24"/>
        </w:rPr>
        <w:t xml:space="preserve">drilling violations due to </w:t>
      </w:r>
      <w:r>
        <w:rPr>
          <w:rFonts w:ascii="Times New Roman" w:eastAsia="Times New Roman" w:hAnsi="Times New Roman" w:cs="Times New Roman"/>
          <w:sz w:val="24"/>
          <w:szCs w:val="24"/>
        </w:rPr>
        <w:t>inability</w:t>
      </w:r>
      <w:r w:rsidRPr="002E4C0A">
        <w:rPr>
          <w:rFonts w:ascii="Times New Roman" w:eastAsia="Times New Roman" w:hAnsi="Times New Roman" w:cs="Times New Roman"/>
          <w:sz w:val="24"/>
          <w:szCs w:val="24"/>
        </w:rPr>
        <w:t xml:space="preserve"> to negotiate proper protections (Timmins and Vissing, 2022).  </w:t>
      </w:r>
      <w:r>
        <w:rPr>
          <w:rFonts w:ascii="Times New Roman" w:eastAsia="Times New Roman" w:hAnsi="Times New Roman" w:cs="Times New Roman"/>
          <w:sz w:val="24"/>
          <w:szCs w:val="24"/>
        </w:rPr>
        <w:t>In principle, s</w:t>
      </w:r>
      <w:r w:rsidRPr="002E4C0A">
        <w:rPr>
          <w:rFonts w:ascii="Times New Roman" w:eastAsia="Times New Roman" w:hAnsi="Times New Roman" w:cs="Times New Roman"/>
          <w:sz w:val="24"/>
          <w:szCs w:val="24"/>
        </w:rPr>
        <w:t xml:space="preserve">tate and federal entities can facilitate and implement transparent and fair decision making, </w:t>
      </w:r>
      <w:r>
        <w:rPr>
          <w:rFonts w:ascii="Times New Roman" w:eastAsia="Times New Roman" w:hAnsi="Times New Roman" w:cs="Times New Roman"/>
          <w:sz w:val="24"/>
          <w:szCs w:val="24"/>
        </w:rPr>
        <w:t xml:space="preserve">and support </w:t>
      </w:r>
      <w:r w:rsidRPr="002E4C0A">
        <w:rPr>
          <w:rFonts w:ascii="Times New Roman" w:eastAsia="Times New Roman" w:hAnsi="Times New Roman" w:cs="Times New Roman"/>
          <w:sz w:val="24"/>
          <w:szCs w:val="24"/>
        </w:rPr>
        <w:t xml:space="preserve">stakeholder participation </w:t>
      </w:r>
      <w:r>
        <w:rPr>
          <w:rFonts w:ascii="Times New Roman" w:eastAsia="Times New Roman" w:hAnsi="Times New Roman" w:cs="Times New Roman"/>
          <w:sz w:val="24"/>
          <w:szCs w:val="24"/>
        </w:rPr>
        <w:t>to</w:t>
      </w:r>
      <w:r w:rsidRPr="002E4C0A">
        <w:rPr>
          <w:rFonts w:ascii="Times New Roman" w:eastAsia="Times New Roman" w:hAnsi="Times New Roman" w:cs="Times New Roman"/>
          <w:sz w:val="24"/>
          <w:szCs w:val="24"/>
        </w:rPr>
        <w:t xml:space="preserve"> achi</w:t>
      </w:r>
      <w:r>
        <w:rPr>
          <w:rFonts w:ascii="Times New Roman" w:eastAsia="Times New Roman" w:hAnsi="Times New Roman" w:cs="Times New Roman"/>
          <w:sz w:val="24"/>
          <w:szCs w:val="24"/>
        </w:rPr>
        <w:t>e</w:t>
      </w:r>
      <w:r w:rsidRPr="002E4C0A">
        <w:rPr>
          <w:rFonts w:ascii="Times New Roman" w:eastAsia="Times New Roman" w:hAnsi="Times New Roman" w:cs="Times New Roman"/>
          <w:sz w:val="24"/>
          <w:szCs w:val="24"/>
        </w:rPr>
        <w:t>v</w:t>
      </w:r>
      <w:r>
        <w:rPr>
          <w:rFonts w:ascii="Times New Roman" w:eastAsia="Times New Roman" w:hAnsi="Times New Roman" w:cs="Times New Roman"/>
          <w:sz w:val="24"/>
          <w:szCs w:val="24"/>
        </w:rPr>
        <w:t>e fair</w:t>
      </w:r>
      <w:r w:rsidRPr="002E4C0A">
        <w:rPr>
          <w:rFonts w:ascii="Times New Roman" w:eastAsia="Times New Roman" w:hAnsi="Times New Roman" w:cs="Times New Roman"/>
          <w:sz w:val="24"/>
          <w:szCs w:val="24"/>
        </w:rPr>
        <w:t xml:space="preserve"> outcomes (Berggren, 2018).  </w:t>
      </w:r>
    </w:p>
    <w:p w14:paraId="7B40FA7F" w14:textId="349859A9" w:rsidR="002F7258" w:rsidRDefault="00F624CC"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sidR="009F0077">
        <w:rPr>
          <w:rFonts w:ascii="Times New Roman" w:eastAsia="Times New Roman" w:hAnsi="Times New Roman" w:cs="Times New Roman"/>
          <w:sz w:val="24"/>
          <w:szCs w:val="24"/>
        </w:rPr>
        <w:t>e CEJST</w:t>
      </w:r>
      <w:r>
        <w:rPr>
          <w:rFonts w:ascii="Times New Roman" w:eastAsia="Times New Roman" w:hAnsi="Times New Roman" w:cs="Times New Roman"/>
          <w:sz w:val="24"/>
          <w:szCs w:val="24"/>
        </w:rPr>
        <w:t xml:space="preserve"> data</w:t>
      </w:r>
      <w:r w:rsidR="009F0077">
        <w:rPr>
          <w:rFonts w:ascii="Times New Roman" w:eastAsia="Times New Roman" w:hAnsi="Times New Roman" w:cs="Times New Roman"/>
          <w:sz w:val="24"/>
          <w:szCs w:val="24"/>
        </w:rPr>
        <w:t xml:space="preserve"> we use in our study</w:t>
      </w:r>
      <w:r>
        <w:rPr>
          <w:rFonts w:ascii="Times New Roman" w:eastAsia="Times New Roman" w:hAnsi="Times New Roman" w:cs="Times New Roman"/>
          <w:sz w:val="24"/>
          <w:szCs w:val="24"/>
        </w:rPr>
        <w:t xml:space="preserve"> has been used to analyze environmental burdens outside of a water context. </w:t>
      </w:r>
      <w:r w:rsidR="00035799">
        <w:rPr>
          <w:rFonts w:ascii="Times New Roman" w:eastAsia="Times New Roman" w:hAnsi="Times New Roman" w:cs="Times New Roman"/>
          <w:sz w:val="24"/>
          <w:szCs w:val="24"/>
        </w:rPr>
        <w:t xml:space="preserve">Mullen et. al. (2023) </w:t>
      </w:r>
      <w:proofErr w:type="gramStart"/>
      <w:r w:rsidR="002F7258">
        <w:rPr>
          <w:rFonts w:ascii="Times New Roman" w:eastAsia="Times New Roman" w:hAnsi="Times New Roman" w:cs="Times New Roman"/>
          <w:sz w:val="24"/>
          <w:szCs w:val="24"/>
        </w:rPr>
        <w:t>discuss</w:t>
      </w:r>
      <w:proofErr w:type="gramEnd"/>
      <w:r w:rsidR="00035799">
        <w:rPr>
          <w:rFonts w:ascii="Times New Roman" w:eastAsia="Times New Roman" w:hAnsi="Times New Roman" w:cs="Times New Roman"/>
          <w:sz w:val="24"/>
          <w:szCs w:val="24"/>
        </w:rPr>
        <w:t xml:space="preserve"> aspects of an earlier version of the CEJST data </w:t>
      </w:r>
      <w:r w:rsidR="00033F8A">
        <w:rPr>
          <w:rFonts w:ascii="Times New Roman" w:eastAsia="Times New Roman" w:hAnsi="Times New Roman" w:cs="Times New Roman"/>
          <w:sz w:val="24"/>
          <w:szCs w:val="24"/>
        </w:rPr>
        <w:t>focused on t</w:t>
      </w:r>
      <w:r w:rsidR="00035799">
        <w:rPr>
          <w:rFonts w:ascii="Times New Roman" w:eastAsia="Times New Roman" w:hAnsi="Times New Roman" w:cs="Times New Roman"/>
          <w:sz w:val="24"/>
          <w:szCs w:val="24"/>
        </w:rPr>
        <w:t>ribal economies</w:t>
      </w:r>
      <w:r>
        <w:rPr>
          <w:rFonts w:ascii="Times New Roman" w:eastAsia="Times New Roman" w:hAnsi="Times New Roman" w:cs="Times New Roman"/>
          <w:sz w:val="24"/>
          <w:szCs w:val="24"/>
        </w:rPr>
        <w:t>.</w:t>
      </w:r>
      <w:r w:rsidR="00035799">
        <w:rPr>
          <w:rFonts w:ascii="Times New Roman" w:eastAsia="Times New Roman" w:hAnsi="Times New Roman" w:cs="Times New Roman"/>
          <w:sz w:val="24"/>
          <w:szCs w:val="24"/>
        </w:rPr>
        <w:t xml:space="preserve"> The authors highlight the need for including qualitative characteristics, cultural </w:t>
      </w:r>
      <w:r w:rsidR="00033F8A">
        <w:rPr>
          <w:rFonts w:ascii="Times New Roman" w:eastAsia="Times New Roman" w:hAnsi="Times New Roman" w:cs="Times New Roman"/>
          <w:sz w:val="24"/>
          <w:szCs w:val="24"/>
        </w:rPr>
        <w:t>consideration</w:t>
      </w:r>
      <w:r w:rsidR="00035799">
        <w:rPr>
          <w:rFonts w:ascii="Times New Roman" w:eastAsia="Times New Roman" w:hAnsi="Times New Roman" w:cs="Times New Roman"/>
          <w:sz w:val="24"/>
          <w:szCs w:val="24"/>
        </w:rPr>
        <w:t xml:space="preserve">s and energy extraction to accurately represent </w:t>
      </w:r>
      <w:r w:rsidR="00033F8A">
        <w:rPr>
          <w:rFonts w:ascii="Times New Roman" w:eastAsia="Times New Roman" w:hAnsi="Times New Roman" w:cs="Times New Roman"/>
          <w:sz w:val="24"/>
          <w:szCs w:val="24"/>
        </w:rPr>
        <w:t>t</w:t>
      </w:r>
      <w:r w:rsidR="00035799">
        <w:rPr>
          <w:rFonts w:ascii="Times New Roman" w:eastAsia="Times New Roman" w:hAnsi="Times New Roman" w:cs="Times New Roman"/>
          <w:sz w:val="24"/>
          <w:szCs w:val="24"/>
        </w:rPr>
        <w:t xml:space="preserve">ribal </w:t>
      </w:r>
      <w:r w:rsidR="00033F8A">
        <w:rPr>
          <w:rFonts w:ascii="Times New Roman" w:eastAsia="Times New Roman" w:hAnsi="Times New Roman" w:cs="Times New Roman"/>
          <w:sz w:val="24"/>
          <w:szCs w:val="24"/>
        </w:rPr>
        <w:t>n</w:t>
      </w:r>
      <w:r w:rsidR="00035799">
        <w:rPr>
          <w:rFonts w:ascii="Times New Roman" w:eastAsia="Times New Roman" w:hAnsi="Times New Roman" w:cs="Times New Roman"/>
          <w:sz w:val="24"/>
          <w:szCs w:val="24"/>
        </w:rPr>
        <w:t xml:space="preserve">ations </w:t>
      </w:r>
      <w:r w:rsidR="00033F8A">
        <w:rPr>
          <w:rFonts w:ascii="Times New Roman" w:eastAsia="Times New Roman" w:hAnsi="Times New Roman" w:cs="Times New Roman"/>
          <w:sz w:val="24"/>
          <w:szCs w:val="24"/>
        </w:rPr>
        <w:t xml:space="preserve">economic situations </w:t>
      </w:r>
      <w:r w:rsidR="00035799">
        <w:rPr>
          <w:rFonts w:ascii="Times New Roman" w:eastAsia="Times New Roman" w:hAnsi="Times New Roman" w:cs="Times New Roman"/>
          <w:sz w:val="24"/>
          <w:szCs w:val="24"/>
        </w:rPr>
        <w:t>(Mullen et. al., 2023).</w:t>
      </w:r>
      <w:r>
        <w:rPr>
          <w:rFonts w:ascii="Times New Roman" w:eastAsia="Times New Roman" w:hAnsi="Times New Roman" w:cs="Times New Roman"/>
          <w:sz w:val="24"/>
          <w:szCs w:val="24"/>
        </w:rPr>
        <w:t xml:space="preserve"> </w:t>
      </w:r>
      <w:r w:rsidR="00CE6A10">
        <w:rPr>
          <w:rFonts w:ascii="Times New Roman" w:eastAsia="Times New Roman" w:hAnsi="Times New Roman" w:cs="Times New Roman"/>
          <w:sz w:val="24"/>
          <w:szCs w:val="24"/>
        </w:rPr>
        <w:t xml:space="preserve">Shrestha et. al. (2022), summarize the beta version of the CEJST data showing </w:t>
      </w:r>
      <w:r w:rsidR="00033F8A">
        <w:rPr>
          <w:rFonts w:ascii="Times New Roman" w:eastAsia="Times New Roman" w:hAnsi="Times New Roman" w:cs="Times New Roman"/>
          <w:sz w:val="24"/>
          <w:szCs w:val="24"/>
        </w:rPr>
        <w:t>that nearly one-third</w:t>
      </w:r>
      <w:r w:rsidR="00CE6A10">
        <w:rPr>
          <w:rFonts w:ascii="Times New Roman" w:eastAsia="Times New Roman" w:hAnsi="Times New Roman" w:cs="Times New Roman"/>
          <w:sz w:val="24"/>
          <w:szCs w:val="24"/>
        </w:rPr>
        <w:t xml:space="preserve"> of the U.S. population lives in an area considered to be disadvantage</w:t>
      </w:r>
      <w:r w:rsidR="00033F8A">
        <w:rPr>
          <w:rFonts w:ascii="Times New Roman" w:eastAsia="Times New Roman" w:hAnsi="Times New Roman" w:cs="Times New Roman"/>
          <w:sz w:val="24"/>
          <w:szCs w:val="24"/>
        </w:rPr>
        <w:t>d</w:t>
      </w:r>
      <w:r w:rsidR="00CE6A10">
        <w:rPr>
          <w:rFonts w:ascii="Times New Roman" w:eastAsia="Times New Roman" w:hAnsi="Times New Roman" w:cs="Times New Roman"/>
          <w:sz w:val="24"/>
          <w:szCs w:val="24"/>
        </w:rPr>
        <w:t xml:space="preserve"> by CEJST metrics. Shrestha et. al. (2023) </w:t>
      </w:r>
      <w:proofErr w:type="gramStart"/>
      <w:r w:rsidR="00CE6A10">
        <w:rPr>
          <w:rFonts w:ascii="Times New Roman" w:eastAsia="Times New Roman" w:hAnsi="Times New Roman" w:cs="Times New Roman"/>
          <w:sz w:val="24"/>
          <w:szCs w:val="24"/>
        </w:rPr>
        <w:t>analyze</w:t>
      </w:r>
      <w:proofErr w:type="gramEnd"/>
      <w:r w:rsidR="00CE6A10">
        <w:rPr>
          <w:rFonts w:ascii="Times New Roman" w:eastAsia="Times New Roman" w:hAnsi="Times New Roman" w:cs="Times New Roman"/>
          <w:sz w:val="24"/>
          <w:szCs w:val="24"/>
        </w:rPr>
        <w:t xml:space="preserve"> the same version of the CEJST data we use in this study</w:t>
      </w:r>
      <w:r w:rsidR="00033F8A">
        <w:rPr>
          <w:rFonts w:ascii="Times New Roman" w:eastAsia="Times New Roman" w:hAnsi="Times New Roman" w:cs="Times New Roman"/>
          <w:sz w:val="24"/>
          <w:szCs w:val="24"/>
        </w:rPr>
        <w:t xml:space="preserve"> and </w:t>
      </w:r>
      <w:r w:rsidR="00CE6A10">
        <w:rPr>
          <w:rFonts w:ascii="Times New Roman" w:eastAsia="Times New Roman" w:hAnsi="Times New Roman" w:cs="Times New Roman"/>
          <w:sz w:val="24"/>
          <w:szCs w:val="24"/>
        </w:rPr>
        <w:t>highlight higher proportions of racial and ethnic minorities resid</w:t>
      </w:r>
      <w:r w:rsidR="00033F8A">
        <w:rPr>
          <w:rFonts w:ascii="Times New Roman" w:eastAsia="Times New Roman" w:hAnsi="Times New Roman" w:cs="Times New Roman"/>
          <w:sz w:val="24"/>
          <w:szCs w:val="24"/>
        </w:rPr>
        <w:t>ing</w:t>
      </w:r>
      <w:r w:rsidR="00CE6A10">
        <w:rPr>
          <w:rFonts w:ascii="Times New Roman" w:eastAsia="Times New Roman" w:hAnsi="Times New Roman" w:cs="Times New Roman"/>
          <w:sz w:val="24"/>
          <w:szCs w:val="24"/>
        </w:rPr>
        <w:t xml:space="preserve"> in disadvantaged communities</w:t>
      </w:r>
      <w:r w:rsidR="00AE56E8">
        <w:rPr>
          <w:rFonts w:ascii="Times New Roman" w:eastAsia="Times New Roman" w:hAnsi="Times New Roman" w:cs="Times New Roman"/>
          <w:sz w:val="24"/>
          <w:szCs w:val="24"/>
        </w:rPr>
        <w:t xml:space="preserve"> (Shrestha et. al., 2023)</w:t>
      </w:r>
      <w:r w:rsidR="00CE6A10">
        <w:rPr>
          <w:rFonts w:ascii="Times New Roman" w:eastAsia="Times New Roman" w:hAnsi="Times New Roman" w:cs="Times New Roman"/>
          <w:sz w:val="24"/>
          <w:szCs w:val="24"/>
        </w:rPr>
        <w:t xml:space="preserve">. </w:t>
      </w:r>
    </w:p>
    <w:p w14:paraId="3FD379CA" w14:textId="656B15CA" w:rsidR="00402B09" w:rsidRPr="002E4C0A" w:rsidRDefault="00033F8A"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2F7258">
        <w:rPr>
          <w:rFonts w:ascii="Times New Roman" w:eastAsia="Times New Roman" w:hAnsi="Times New Roman" w:cs="Times New Roman"/>
          <w:sz w:val="24"/>
          <w:szCs w:val="24"/>
        </w:rPr>
        <w:t xml:space="preserve">he EJ literature explores a wide array of environmental burdens and disproportional impacts on racial and ethnic minorities. </w:t>
      </w:r>
      <w:r w:rsidR="009F0077">
        <w:rPr>
          <w:rFonts w:ascii="Times New Roman" w:eastAsia="Times New Roman" w:hAnsi="Times New Roman" w:cs="Times New Roman"/>
          <w:sz w:val="24"/>
          <w:szCs w:val="24"/>
        </w:rPr>
        <w:t xml:space="preserve">We analyze </w:t>
      </w:r>
      <w:r w:rsidR="002F7258">
        <w:rPr>
          <w:rFonts w:ascii="Times New Roman" w:eastAsia="Times New Roman" w:hAnsi="Times New Roman" w:cs="Times New Roman"/>
          <w:sz w:val="24"/>
          <w:szCs w:val="24"/>
        </w:rPr>
        <w:t xml:space="preserve">individual </w:t>
      </w:r>
      <w:r w:rsidR="009F0077">
        <w:rPr>
          <w:rFonts w:ascii="Times New Roman" w:eastAsia="Times New Roman" w:hAnsi="Times New Roman" w:cs="Times New Roman"/>
          <w:sz w:val="24"/>
          <w:szCs w:val="24"/>
        </w:rPr>
        <w:t>environmental burdens linked to water quality, allocation and household infrastructure in ARCRW</w:t>
      </w:r>
      <w:r>
        <w:rPr>
          <w:rFonts w:ascii="Times New Roman" w:eastAsia="Times New Roman" w:hAnsi="Times New Roman" w:cs="Times New Roman"/>
          <w:sz w:val="24"/>
          <w:szCs w:val="24"/>
        </w:rPr>
        <w:t xml:space="preserve">, </w:t>
      </w:r>
      <w:r w:rsidR="009F0077">
        <w:rPr>
          <w:rFonts w:ascii="Times New Roman" w:eastAsia="Times New Roman" w:hAnsi="Times New Roman" w:cs="Times New Roman"/>
          <w:sz w:val="24"/>
          <w:szCs w:val="24"/>
        </w:rPr>
        <w:t xml:space="preserve">using the latest version of the CEJST data (released </w:t>
      </w:r>
      <w:proofErr w:type="gramStart"/>
      <w:r w:rsidR="009F0077">
        <w:rPr>
          <w:rFonts w:ascii="Times New Roman" w:eastAsia="Times New Roman" w:hAnsi="Times New Roman" w:cs="Times New Roman"/>
          <w:sz w:val="24"/>
          <w:szCs w:val="24"/>
        </w:rPr>
        <w:t>November</w:t>
      </w:r>
      <w:r>
        <w:rPr>
          <w:rFonts w:ascii="Times New Roman" w:eastAsia="Times New Roman" w:hAnsi="Times New Roman" w:cs="Times New Roman"/>
          <w:sz w:val="24"/>
          <w:szCs w:val="24"/>
        </w:rPr>
        <w:t>,</w:t>
      </w:r>
      <w:proofErr w:type="gramEnd"/>
      <w:r w:rsidR="009F0077">
        <w:rPr>
          <w:rFonts w:ascii="Times New Roman" w:eastAsia="Times New Roman" w:hAnsi="Times New Roman" w:cs="Times New Roman"/>
          <w:sz w:val="24"/>
          <w:szCs w:val="24"/>
        </w:rPr>
        <w:t xml:space="preserve"> 2022). </w:t>
      </w:r>
      <w:r w:rsidR="00F624CC">
        <w:rPr>
          <w:rFonts w:ascii="Times New Roman" w:eastAsia="Times New Roman" w:hAnsi="Times New Roman" w:cs="Times New Roman"/>
          <w:sz w:val="24"/>
          <w:szCs w:val="24"/>
        </w:rPr>
        <w:t xml:space="preserve">Our </w:t>
      </w:r>
      <w:r w:rsidR="00402B09">
        <w:rPr>
          <w:rFonts w:ascii="Times New Roman" w:eastAsia="Times New Roman" w:hAnsi="Times New Roman" w:cs="Times New Roman"/>
          <w:sz w:val="24"/>
          <w:szCs w:val="24"/>
        </w:rPr>
        <w:t xml:space="preserve">approach </w:t>
      </w:r>
      <w:r w:rsidR="002F7258">
        <w:rPr>
          <w:rFonts w:ascii="Times New Roman" w:eastAsia="Times New Roman" w:hAnsi="Times New Roman" w:cs="Times New Roman"/>
          <w:sz w:val="24"/>
          <w:szCs w:val="24"/>
        </w:rPr>
        <w:t>focuses on</w:t>
      </w:r>
      <w:r w:rsidR="00402B09">
        <w:rPr>
          <w:rFonts w:ascii="Times New Roman" w:eastAsia="Times New Roman" w:hAnsi="Times New Roman" w:cs="Times New Roman"/>
          <w:sz w:val="24"/>
          <w:szCs w:val="24"/>
        </w:rPr>
        <w:t xml:space="preserve"> water management in ARCRW</w:t>
      </w:r>
      <w:r>
        <w:rPr>
          <w:rFonts w:ascii="Times New Roman" w:eastAsia="Times New Roman" w:hAnsi="Times New Roman" w:cs="Times New Roman"/>
          <w:sz w:val="24"/>
          <w:szCs w:val="24"/>
        </w:rPr>
        <w:t>,</w:t>
      </w:r>
      <w:r w:rsidR="00402B09">
        <w:rPr>
          <w:rFonts w:ascii="Times New Roman" w:eastAsia="Times New Roman" w:hAnsi="Times New Roman" w:cs="Times New Roman"/>
          <w:sz w:val="24"/>
          <w:szCs w:val="24"/>
        </w:rPr>
        <w:t xml:space="preserve"> highlighting populations more vulnerable to various </w:t>
      </w:r>
      <w:r>
        <w:rPr>
          <w:rFonts w:ascii="Times New Roman" w:eastAsia="Times New Roman" w:hAnsi="Times New Roman" w:cs="Times New Roman"/>
          <w:sz w:val="24"/>
          <w:szCs w:val="24"/>
        </w:rPr>
        <w:t xml:space="preserve">water-related </w:t>
      </w:r>
      <w:r w:rsidR="00402B09">
        <w:rPr>
          <w:rFonts w:ascii="Times New Roman" w:eastAsia="Times New Roman" w:hAnsi="Times New Roman" w:cs="Times New Roman"/>
          <w:sz w:val="24"/>
          <w:szCs w:val="24"/>
        </w:rPr>
        <w:t xml:space="preserve">environmental burdens. </w:t>
      </w:r>
    </w:p>
    <w:p w14:paraId="56682C5C" w14:textId="57DFACC5" w:rsidR="00FE7FAE" w:rsidRPr="00930EF2" w:rsidRDefault="00930EF2" w:rsidP="00B104C6">
      <w:pPr>
        <w:pStyle w:val="Heading3"/>
        <w:rPr>
          <w:rFonts w:ascii="Times New Roman" w:eastAsia="Times New Roman" w:hAnsi="Times New Roman" w:cs="Times New Roman"/>
          <w:b/>
          <w:bCs/>
          <w:color w:val="auto"/>
        </w:rPr>
      </w:pPr>
      <w:r w:rsidRPr="00B104C6">
        <w:rPr>
          <w:rStyle w:val="Heading2Char"/>
          <w:rFonts w:ascii="Times New Roman" w:hAnsi="Times New Roman" w:cs="Times New Roman"/>
          <w:color w:val="auto"/>
        </w:rPr>
        <w:lastRenderedPageBreak/>
        <w:t>Results</w:t>
      </w:r>
    </w:p>
    <w:p w14:paraId="71B53F33" w14:textId="724B06BA" w:rsidR="003F70E8" w:rsidRPr="00B104C6" w:rsidRDefault="003F70E8" w:rsidP="00B104C6">
      <w:pPr>
        <w:pStyle w:val="Heading3"/>
        <w:spacing w:line="360" w:lineRule="auto"/>
        <w:rPr>
          <w:rFonts w:ascii="Times New Roman" w:eastAsia="Times New Roman" w:hAnsi="Times New Roman" w:cs="Times New Roman"/>
          <w:b/>
          <w:bCs/>
        </w:rPr>
      </w:pPr>
      <w:r w:rsidRPr="00B104C6">
        <w:rPr>
          <w:rFonts w:ascii="Times New Roman" w:eastAsia="Times New Roman" w:hAnsi="Times New Roman" w:cs="Times New Roman"/>
          <w:b/>
          <w:bCs/>
          <w:color w:val="auto"/>
        </w:rPr>
        <w:t>Environmental Justice Analysis</w:t>
      </w:r>
    </w:p>
    <w:p w14:paraId="7EA3DED9" w14:textId="22FDC5C7" w:rsidR="003F70E8" w:rsidRPr="00930EF2" w:rsidRDefault="003349F2" w:rsidP="00B104C6">
      <w:pPr>
        <w:pStyle w:val="Heading3"/>
        <w:spacing w:line="360" w:lineRule="auto"/>
        <w:rPr>
          <w:rFonts w:ascii="Times New Roman" w:eastAsia="Times New Roman" w:hAnsi="Times New Roman" w:cs="Times New Roman"/>
          <w:b/>
          <w:bCs/>
          <w:color w:val="auto"/>
        </w:rPr>
      </w:pPr>
      <w:r>
        <w:rPr>
          <w:rFonts w:ascii="Times New Roman" w:eastAsia="Times New Roman" w:hAnsi="Times New Roman" w:cs="Times New Roman"/>
          <w:color w:val="auto"/>
          <w:sz w:val="24"/>
          <w:szCs w:val="24"/>
        </w:rPr>
        <w:t>We</w:t>
      </w:r>
      <w:r w:rsidR="003F70E8" w:rsidRPr="00B104C6">
        <w:rPr>
          <w:rFonts w:ascii="Times New Roman" w:eastAsia="Times New Roman" w:hAnsi="Times New Roman" w:cs="Times New Roman"/>
          <w:color w:val="auto"/>
          <w:sz w:val="24"/>
          <w:szCs w:val="24"/>
        </w:rPr>
        <w:t xml:space="preserve"> appl</w:t>
      </w:r>
      <w:r>
        <w:rPr>
          <w:rFonts w:ascii="Times New Roman" w:eastAsia="Times New Roman" w:hAnsi="Times New Roman" w:cs="Times New Roman"/>
          <w:color w:val="auto"/>
          <w:sz w:val="24"/>
          <w:szCs w:val="24"/>
        </w:rPr>
        <w:t>y</w:t>
      </w:r>
      <w:r w:rsidR="003F70E8" w:rsidRPr="00B104C6">
        <w:rPr>
          <w:rFonts w:ascii="Times New Roman" w:eastAsia="Times New Roman" w:hAnsi="Times New Roman" w:cs="Times New Roman"/>
          <w:color w:val="auto"/>
          <w:sz w:val="24"/>
          <w:szCs w:val="24"/>
        </w:rPr>
        <w:t xml:space="preserve"> an OLS regression model to </w:t>
      </w:r>
      <w:r w:rsidR="00F02A2B">
        <w:rPr>
          <w:rFonts w:ascii="Times New Roman" w:eastAsia="Times New Roman" w:hAnsi="Times New Roman" w:cs="Times New Roman"/>
          <w:color w:val="auto"/>
          <w:sz w:val="24"/>
          <w:szCs w:val="24"/>
        </w:rPr>
        <w:t xml:space="preserve">examine relationships </w:t>
      </w:r>
      <w:r w:rsidR="003F70E8" w:rsidRPr="00B104C6">
        <w:rPr>
          <w:rFonts w:ascii="Times New Roman" w:eastAsia="Times New Roman" w:hAnsi="Times New Roman" w:cs="Times New Roman"/>
          <w:color w:val="auto"/>
          <w:sz w:val="24"/>
          <w:szCs w:val="24"/>
        </w:rPr>
        <w:t xml:space="preserve">between </w:t>
      </w:r>
      <w:r w:rsidR="00F02A2B">
        <w:rPr>
          <w:rFonts w:ascii="Times New Roman" w:eastAsia="Times New Roman" w:hAnsi="Times New Roman" w:cs="Times New Roman"/>
          <w:color w:val="auto"/>
          <w:sz w:val="24"/>
          <w:szCs w:val="24"/>
        </w:rPr>
        <w:t xml:space="preserve">four </w:t>
      </w:r>
      <w:r w:rsidR="003F70E8" w:rsidRPr="00B104C6">
        <w:rPr>
          <w:rFonts w:ascii="Times New Roman" w:eastAsia="Times New Roman" w:hAnsi="Times New Roman" w:cs="Times New Roman"/>
          <w:color w:val="auto"/>
          <w:sz w:val="24"/>
          <w:szCs w:val="24"/>
        </w:rPr>
        <w:t xml:space="preserve">environmental burdens (lack of green space, </w:t>
      </w:r>
      <w:del w:id="156" w:author="Zoey Spitzer" w:date="2024-08-20T23:02:00Z" w16du:dateUtc="2024-08-21T03:02:00Z">
        <w:r w:rsidR="003F70E8" w:rsidRPr="00B104C6" w:rsidDel="00516C44">
          <w:rPr>
            <w:rFonts w:ascii="Times New Roman" w:eastAsia="Times New Roman" w:hAnsi="Times New Roman" w:cs="Times New Roman"/>
            <w:color w:val="auto"/>
            <w:sz w:val="24"/>
            <w:szCs w:val="24"/>
          </w:rPr>
          <w:delText>air pollution levels</w:delText>
        </w:r>
      </w:del>
      <w:ins w:id="157" w:author="Zoey Spitzer" w:date="2024-08-20T23:02:00Z" w16du:dateUtc="2024-08-21T03:02:00Z">
        <w:r w:rsidR="00516C44">
          <w:rPr>
            <w:rFonts w:ascii="Times New Roman" w:eastAsia="Times New Roman" w:hAnsi="Times New Roman" w:cs="Times New Roman"/>
            <w:color w:val="auto"/>
            <w:sz w:val="24"/>
            <w:szCs w:val="24"/>
          </w:rPr>
          <w:t>DPIA</w:t>
        </w:r>
      </w:ins>
      <w:r w:rsidR="003F70E8" w:rsidRPr="00B104C6">
        <w:rPr>
          <w:rFonts w:ascii="Times New Roman" w:eastAsia="Times New Roman" w:hAnsi="Times New Roman" w:cs="Times New Roman"/>
          <w:color w:val="auto"/>
          <w:sz w:val="24"/>
          <w:szCs w:val="24"/>
        </w:rPr>
        <w:t xml:space="preserve">, leaky USTs, and </w:t>
      </w:r>
      <w:del w:id="158" w:author="Zoey Spitzer" w:date="2024-08-20T23:02:00Z" w16du:dateUtc="2024-08-21T03:02:00Z">
        <w:r w:rsidR="003F70E8" w:rsidRPr="00B104C6" w:rsidDel="00516C44">
          <w:rPr>
            <w:rFonts w:ascii="Times New Roman" w:eastAsia="Times New Roman" w:hAnsi="Times New Roman" w:cs="Times New Roman"/>
            <w:color w:val="auto"/>
            <w:sz w:val="24"/>
            <w:szCs w:val="24"/>
          </w:rPr>
          <w:delText>incomplete plumbing</w:delText>
        </w:r>
      </w:del>
      <w:ins w:id="159" w:author="Zoey Spitzer" w:date="2024-08-20T23:02:00Z" w16du:dateUtc="2024-08-21T03:02:00Z">
        <w:r w:rsidR="00516C44">
          <w:rPr>
            <w:rFonts w:ascii="Times New Roman" w:eastAsia="Times New Roman" w:hAnsi="Times New Roman" w:cs="Times New Roman"/>
            <w:color w:val="auto"/>
            <w:sz w:val="24"/>
            <w:szCs w:val="24"/>
          </w:rPr>
          <w:t>IH</w:t>
        </w:r>
      </w:ins>
      <w:ins w:id="160" w:author="Zoey Spitzer" w:date="2024-08-20T23:03:00Z" w16du:dateUtc="2024-08-21T03:03:00Z">
        <w:r w:rsidR="00516C44">
          <w:rPr>
            <w:rFonts w:ascii="Times New Roman" w:eastAsia="Times New Roman" w:hAnsi="Times New Roman" w:cs="Times New Roman"/>
            <w:color w:val="auto"/>
            <w:sz w:val="24"/>
            <w:szCs w:val="24"/>
          </w:rPr>
          <w:t>W</w:t>
        </w:r>
      </w:ins>
      <w:ins w:id="161" w:author="Zoey Spitzer" w:date="2024-08-20T23:02:00Z" w16du:dateUtc="2024-08-21T03:02:00Z">
        <w:r w:rsidR="00516C44">
          <w:rPr>
            <w:rFonts w:ascii="Times New Roman" w:eastAsia="Times New Roman" w:hAnsi="Times New Roman" w:cs="Times New Roman"/>
            <w:color w:val="auto"/>
            <w:sz w:val="24"/>
            <w:szCs w:val="24"/>
          </w:rPr>
          <w:t>A</w:t>
        </w:r>
      </w:ins>
      <w:r w:rsidR="003F70E8" w:rsidRPr="00B104C6">
        <w:rPr>
          <w:rFonts w:ascii="Times New Roman" w:eastAsia="Times New Roman" w:hAnsi="Times New Roman" w:cs="Times New Roman"/>
          <w:color w:val="auto"/>
          <w:sz w:val="24"/>
          <w:szCs w:val="24"/>
        </w:rPr>
        <w:t xml:space="preserve">) and race, income, and education characteristics. </w:t>
      </w:r>
      <w:r w:rsidR="00F1744A">
        <w:rPr>
          <w:rFonts w:ascii="Times New Roman" w:eastAsia="Times New Roman" w:hAnsi="Times New Roman" w:cs="Times New Roman"/>
          <w:color w:val="auto"/>
          <w:sz w:val="24"/>
          <w:szCs w:val="24"/>
        </w:rPr>
        <w:t>We utilize a</w:t>
      </w:r>
      <w:r w:rsidR="003F70E8" w:rsidRPr="00B104C6">
        <w:rPr>
          <w:rFonts w:ascii="Times New Roman" w:eastAsia="Times New Roman" w:hAnsi="Times New Roman" w:cs="Times New Roman"/>
          <w:color w:val="auto"/>
          <w:sz w:val="24"/>
          <w:szCs w:val="24"/>
        </w:rPr>
        <w:t xml:space="preserve"> newly released data set from the Council on Environmental Quality (CEQ) in 2022 that compiles environmental burdens, race, ethnicity, income, education, and health variables at the census tract level. </w:t>
      </w:r>
      <w:r w:rsidR="00F1744A">
        <w:rPr>
          <w:rFonts w:ascii="Times New Roman" w:eastAsia="Times New Roman" w:hAnsi="Times New Roman" w:cs="Times New Roman"/>
          <w:color w:val="auto"/>
          <w:sz w:val="24"/>
          <w:szCs w:val="24"/>
        </w:rPr>
        <w:t>We spatially match</w:t>
      </w:r>
      <w:r w:rsidR="003F70E8" w:rsidRPr="00B104C6">
        <w:rPr>
          <w:rFonts w:ascii="Times New Roman" w:eastAsia="Times New Roman" w:hAnsi="Times New Roman" w:cs="Times New Roman"/>
          <w:color w:val="auto"/>
          <w:sz w:val="24"/>
          <w:szCs w:val="24"/>
        </w:rPr>
        <w:t xml:space="preserve"> census tract data to the ARCRW and </w:t>
      </w:r>
      <w:r w:rsidR="00F1744A">
        <w:rPr>
          <w:rFonts w:ascii="Times New Roman" w:eastAsia="Times New Roman" w:hAnsi="Times New Roman" w:cs="Times New Roman"/>
          <w:color w:val="auto"/>
          <w:sz w:val="24"/>
          <w:szCs w:val="24"/>
        </w:rPr>
        <w:t xml:space="preserve">apply </w:t>
      </w:r>
      <w:r w:rsidR="003F70E8" w:rsidRPr="00B104C6">
        <w:rPr>
          <w:rFonts w:ascii="Times New Roman" w:eastAsia="Times New Roman" w:hAnsi="Times New Roman" w:cs="Times New Roman"/>
          <w:color w:val="auto"/>
          <w:sz w:val="24"/>
          <w:szCs w:val="24"/>
        </w:rPr>
        <w:t xml:space="preserve">econometric analysis to the cross-sectional data. </w:t>
      </w:r>
      <w:r w:rsidR="00F1744A">
        <w:rPr>
          <w:rFonts w:ascii="Times New Roman" w:eastAsia="Times New Roman" w:hAnsi="Times New Roman" w:cs="Times New Roman"/>
          <w:color w:val="auto"/>
          <w:sz w:val="24"/>
          <w:szCs w:val="24"/>
        </w:rPr>
        <w:t>Our r</w:t>
      </w:r>
      <w:r w:rsidR="003F70E8" w:rsidRPr="00B104C6">
        <w:rPr>
          <w:rFonts w:ascii="Times New Roman" w:eastAsia="Times New Roman" w:hAnsi="Times New Roman" w:cs="Times New Roman"/>
          <w:color w:val="auto"/>
          <w:sz w:val="24"/>
          <w:szCs w:val="24"/>
        </w:rPr>
        <w:t>esults align with past literature finding disproportional relationships between minority groups and environmental burdens. Findings highlight the need for increased diversity, equity, and inclusion (DEI) in policy discussions regarding water supply and access in the ARCRW, as lack of DEI in water dialogues leads to environmental injustice (Williams et. al., 2023).</w:t>
      </w:r>
    </w:p>
    <w:p w14:paraId="0A09A4EE" w14:textId="78FC35AB" w:rsidR="00402B09" w:rsidRPr="00FE7FAE" w:rsidRDefault="00402B09" w:rsidP="00402B09">
      <w:pPr>
        <w:pStyle w:val="Heading3"/>
        <w:rPr>
          <w:rFonts w:ascii="Times New Roman" w:eastAsia="Times New Roman" w:hAnsi="Times New Roman" w:cs="Times New Roman"/>
          <w:b/>
          <w:bCs/>
          <w:color w:val="auto"/>
        </w:rPr>
      </w:pPr>
      <w:r w:rsidRPr="00FE7FAE">
        <w:rPr>
          <w:rFonts w:ascii="Times New Roman" w:eastAsia="Times New Roman" w:hAnsi="Times New Roman" w:cs="Times New Roman"/>
          <w:b/>
          <w:bCs/>
          <w:color w:val="auto"/>
        </w:rPr>
        <w:t>Correlation Patterns</w:t>
      </w:r>
    </w:p>
    <w:p w14:paraId="2F090438" w14:textId="496BED3C" w:rsidR="00402B09" w:rsidRPr="002E4C0A" w:rsidRDefault="00402B09" w:rsidP="00402B09">
      <w:pPr>
        <w:spacing w:line="360" w:lineRule="auto"/>
        <w:rPr>
          <w:rFonts w:ascii="Times New Roman" w:eastAsia="Times New Roman" w:hAnsi="Times New Roman" w:cs="Times New Roman"/>
          <w:sz w:val="24"/>
          <w:szCs w:val="24"/>
        </w:rPr>
      </w:pPr>
      <w:commentRangeStart w:id="162"/>
      <w:commentRangeStart w:id="163"/>
      <w:r w:rsidRPr="002E4C0A">
        <w:rPr>
          <w:rFonts w:ascii="Times New Roman" w:eastAsia="Times New Roman" w:hAnsi="Times New Roman" w:cs="Times New Roman"/>
          <w:sz w:val="24"/>
          <w:szCs w:val="24"/>
        </w:rPr>
        <w:t>Figure</w:t>
      </w:r>
      <w:commentRangeEnd w:id="162"/>
      <w:r w:rsidR="0076680D">
        <w:rPr>
          <w:rStyle w:val="CommentReference"/>
        </w:rPr>
        <w:commentReference w:id="162"/>
      </w:r>
      <w:commentRangeEnd w:id="163"/>
      <w:r w:rsidR="00AA3EC7">
        <w:rPr>
          <w:rStyle w:val="CommentReference"/>
        </w:rPr>
        <w:commentReference w:id="163"/>
      </w:r>
      <w:r w:rsidRPr="002E4C0A">
        <w:rPr>
          <w:rFonts w:ascii="Times New Roman" w:eastAsia="Times New Roman" w:hAnsi="Times New Roman" w:cs="Times New Roman"/>
          <w:sz w:val="24"/>
          <w:szCs w:val="24"/>
        </w:rPr>
        <w:t xml:space="preserve"> </w:t>
      </w:r>
      <w:r w:rsidR="00B24648">
        <w:rPr>
          <w:rFonts w:ascii="Times New Roman" w:eastAsia="Times New Roman" w:hAnsi="Times New Roman" w:cs="Times New Roman"/>
          <w:sz w:val="24"/>
          <w:szCs w:val="24"/>
        </w:rPr>
        <w:t>6</w:t>
      </w:r>
      <w:r w:rsidRPr="002E4C0A">
        <w:rPr>
          <w:rFonts w:ascii="Times New Roman" w:eastAsia="Times New Roman" w:hAnsi="Times New Roman" w:cs="Times New Roman"/>
          <w:sz w:val="24"/>
          <w:szCs w:val="24"/>
        </w:rPr>
        <w:t xml:space="preserve"> shows correlations</w:t>
      </w:r>
      <w:r>
        <w:rPr>
          <w:rStyle w:val="FootnoteReference"/>
          <w:rFonts w:ascii="Times New Roman" w:eastAsia="Times New Roman" w:hAnsi="Times New Roman" w:cs="Times New Roman"/>
          <w:sz w:val="24"/>
          <w:szCs w:val="24"/>
        </w:rPr>
        <w:footnoteReference w:id="4"/>
      </w:r>
      <w:r w:rsidRPr="002E4C0A">
        <w:rPr>
          <w:rFonts w:ascii="Times New Roman" w:eastAsia="Times New Roman" w:hAnsi="Times New Roman" w:cs="Times New Roman"/>
          <w:sz w:val="24"/>
          <w:szCs w:val="24"/>
        </w:rPr>
        <w:t xml:space="preserve"> between the environmental burdens, race and ethnicity, income, education, and population variables. </w:t>
      </w:r>
      <w:ins w:id="179" w:author="Zoey Spitzer" w:date="2024-08-20T22:37:00Z" w16du:dateUtc="2024-08-21T02:37:00Z">
        <w:r w:rsidR="007B1D86">
          <w:rPr>
            <w:rFonts w:ascii="Times New Roman" w:eastAsia="Times New Roman" w:hAnsi="Times New Roman" w:cs="Times New Roman"/>
            <w:sz w:val="24"/>
            <w:szCs w:val="24"/>
          </w:rPr>
          <w:t xml:space="preserve">A positive correlation means higher exposure to an environmental burden, while </w:t>
        </w:r>
      </w:ins>
      <w:ins w:id="180" w:author="Zoey Spitzer" w:date="2024-08-20T22:38:00Z" w16du:dateUtc="2024-08-21T02:38:00Z">
        <w:r w:rsidR="007B1D86">
          <w:rPr>
            <w:rFonts w:ascii="Times New Roman" w:eastAsia="Times New Roman" w:hAnsi="Times New Roman" w:cs="Times New Roman"/>
            <w:sz w:val="24"/>
            <w:szCs w:val="24"/>
          </w:rPr>
          <w:t>a negative correlation means lower exposure to an environmental burden.</w:t>
        </w:r>
      </w:ins>
      <w:ins w:id="181" w:author="Zoey Spitzer" w:date="2024-08-20T22:37:00Z" w16du:dateUtc="2024-08-21T02:37:00Z">
        <w:r w:rsidR="007B1D86">
          <w:rPr>
            <w:rFonts w:ascii="Times New Roman" w:eastAsia="Times New Roman" w:hAnsi="Times New Roman" w:cs="Times New Roman"/>
            <w:sz w:val="24"/>
            <w:szCs w:val="24"/>
          </w:rPr>
          <w:t xml:space="preserve"> </w:t>
        </w:r>
      </w:ins>
      <w:r w:rsidRPr="002E4C0A">
        <w:rPr>
          <w:rFonts w:ascii="Times New Roman" w:eastAsia="Times New Roman" w:hAnsi="Times New Roman" w:cs="Times New Roman"/>
          <w:sz w:val="24"/>
          <w:szCs w:val="24"/>
        </w:rPr>
        <w:t xml:space="preserve">White non-Hispanic populations show slight to moderate negative correlations with all the environmental burdens. Tract-level mean income shows similar results except has a positive correlation with </w:t>
      </w:r>
      <w:del w:id="182" w:author="Zoey Spitzer" w:date="2024-08-20T23:04:00Z" w16du:dateUtc="2024-08-21T03:04:00Z">
        <w:r w:rsidRPr="002E4C0A" w:rsidDel="00516C44">
          <w:rPr>
            <w:rFonts w:ascii="Times New Roman" w:eastAsia="Times New Roman" w:hAnsi="Times New Roman" w:cs="Times New Roman"/>
            <w:sz w:val="24"/>
            <w:szCs w:val="24"/>
          </w:rPr>
          <w:delText>PM2.5 in the air</w:delText>
        </w:r>
      </w:del>
      <w:ins w:id="183" w:author="Zoey Spitzer" w:date="2024-08-20T23:04:00Z" w16du:dateUtc="2024-08-21T03:04:00Z">
        <w:r w:rsidR="00516C44">
          <w:rPr>
            <w:rFonts w:ascii="Times New Roman" w:eastAsia="Times New Roman" w:hAnsi="Times New Roman" w:cs="Times New Roman"/>
            <w:sz w:val="24"/>
            <w:szCs w:val="24"/>
          </w:rPr>
          <w:t>DPIA</w:t>
        </w:r>
      </w:ins>
      <w:r w:rsidRPr="002E4C0A">
        <w:rPr>
          <w:rFonts w:ascii="Times New Roman" w:eastAsia="Times New Roman" w:hAnsi="Times New Roman" w:cs="Times New Roman"/>
          <w:sz w:val="24"/>
          <w:szCs w:val="24"/>
        </w:rPr>
        <w:t xml:space="preserve">, however the relationship is small. American Indian is the only racial group that shows a moderately strong positive correlation with </w:t>
      </w:r>
      <w:del w:id="184" w:author="Zoey Spitzer" w:date="2024-08-20T23:05:00Z" w16du:dateUtc="2024-08-21T03:05:00Z">
        <w:r w:rsidRPr="002E4C0A" w:rsidDel="00516C44">
          <w:rPr>
            <w:rFonts w:ascii="Times New Roman" w:eastAsia="Times New Roman" w:hAnsi="Times New Roman" w:cs="Times New Roman"/>
            <w:sz w:val="24"/>
            <w:szCs w:val="24"/>
          </w:rPr>
          <w:delText>percentage of households with incomplete plumbing</w:delText>
        </w:r>
      </w:del>
      <w:ins w:id="185" w:author="Zoey Spitzer" w:date="2024-08-20T23:05:00Z" w16du:dateUtc="2024-08-21T03:05:00Z">
        <w:r w:rsidR="00516C44">
          <w:rPr>
            <w:rFonts w:ascii="Times New Roman" w:eastAsia="Times New Roman" w:hAnsi="Times New Roman" w:cs="Times New Roman"/>
            <w:sz w:val="24"/>
            <w:szCs w:val="24"/>
          </w:rPr>
          <w:t>IHWA</w:t>
        </w:r>
      </w:ins>
      <w:r w:rsidRPr="002E4C0A">
        <w:rPr>
          <w:rFonts w:ascii="Times New Roman" w:eastAsia="Times New Roman" w:hAnsi="Times New Roman" w:cs="Times New Roman"/>
          <w:sz w:val="24"/>
          <w:szCs w:val="24"/>
        </w:rPr>
        <w:t xml:space="preserve">. Hispanic and Black non-Hispanic populations show positive correlations with all environmental burdens, excluding the </w:t>
      </w:r>
      <w:del w:id="186" w:author="Zoey Spitzer" w:date="2024-08-20T23:04:00Z" w16du:dateUtc="2024-08-21T03:04:00Z">
        <w:r w:rsidRPr="002E4C0A" w:rsidDel="00516C44">
          <w:rPr>
            <w:rFonts w:ascii="Times New Roman" w:eastAsia="Times New Roman" w:hAnsi="Times New Roman" w:cs="Times New Roman"/>
            <w:sz w:val="24"/>
            <w:szCs w:val="24"/>
          </w:rPr>
          <w:delText>incomplete plumbing</w:delText>
        </w:r>
      </w:del>
      <w:ins w:id="187" w:author="Zoey Spitzer" w:date="2024-08-20T23:04:00Z" w16du:dateUtc="2024-08-21T03:04:00Z">
        <w:r w:rsidR="00516C44">
          <w:rPr>
            <w:rFonts w:ascii="Times New Roman" w:eastAsia="Times New Roman" w:hAnsi="Times New Roman" w:cs="Times New Roman"/>
            <w:sz w:val="24"/>
            <w:szCs w:val="24"/>
          </w:rPr>
          <w:t>I</w:t>
        </w:r>
      </w:ins>
      <w:ins w:id="188" w:author="Zoey Spitzer" w:date="2024-08-20T23:05:00Z" w16du:dateUtc="2024-08-21T03:05:00Z">
        <w:r w:rsidR="00516C44">
          <w:rPr>
            <w:rFonts w:ascii="Times New Roman" w:eastAsia="Times New Roman" w:hAnsi="Times New Roman" w:cs="Times New Roman"/>
            <w:sz w:val="24"/>
            <w:szCs w:val="24"/>
          </w:rPr>
          <w:t>HWA</w:t>
        </w:r>
      </w:ins>
      <w:r w:rsidRPr="002E4C0A">
        <w:rPr>
          <w:rFonts w:ascii="Times New Roman" w:eastAsia="Times New Roman" w:hAnsi="Times New Roman" w:cs="Times New Roman"/>
          <w:sz w:val="24"/>
          <w:szCs w:val="24"/>
        </w:rPr>
        <w:t xml:space="preserve"> variable.</w:t>
      </w:r>
    </w:p>
    <w:p w14:paraId="07F3B64F" w14:textId="77777777" w:rsidR="00402B09" w:rsidRPr="002E4C0A" w:rsidRDefault="00402B09" w:rsidP="00402B09">
      <w:pPr>
        <w:spacing w:line="360" w:lineRule="auto"/>
        <w:jc w:val="center"/>
        <w:rPr>
          <w:rFonts w:ascii="Times New Roman" w:eastAsia="Times New Roman" w:hAnsi="Times New Roman" w:cs="Times New Roman"/>
          <w:sz w:val="24"/>
          <w:szCs w:val="24"/>
        </w:rPr>
      </w:pPr>
      <w:r w:rsidRPr="002E4C0A">
        <w:rPr>
          <w:rFonts w:ascii="Times New Roman" w:eastAsia="Times New Roman" w:hAnsi="Times New Roman" w:cs="Times New Roman"/>
          <w:noProof/>
          <w:sz w:val="24"/>
          <w:szCs w:val="24"/>
        </w:rPr>
        <w:lastRenderedPageBreak/>
        <w:drawing>
          <wp:inline distT="0" distB="0" distL="0" distR="0" wp14:anchorId="48CB06F9" wp14:editId="36E99627">
            <wp:extent cx="5153353" cy="3393986"/>
            <wp:effectExtent l="0" t="0" r="0" b="0"/>
            <wp:docPr id="2073590560" name="image3.png"/>
            <wp:cNvGraphicFramePr/>
            <a:graphic xmlns:a="http://schemas.openxmlformats.org/drawingml/2006/main">
              <a:graphicData uri="http://schemas.openxmlformats.org/drawingml/2006/picture">
                <pic:pic xmlns:pic="http://schemas.openxmlformats.org/drawingml/2006/picture">
                  <pic:nvPicPr>
                    <pic:cNvPr id="2073590560" name="image3.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5153353" cy="3393986"/>
                    </a:xfrm>
                    <a:prstGeom prst="rect">
                      <a:avLst/>
                    </a:prstGeom>
                    <a:ln/>
                  </pic:spPr>
                </pic:pic>
              </a:graphicData>
            </a:graphic>
          </wp:inline>
        </w:drawing>
      </w:r>
    </w:p>
    <w:p w14:paraId="2BA59FA2" w14:textId="3BA76421" w:rsidR="00402B09" w:rsidRPr="002E4C0A" w:rsidRDefault="00402B09" w:rsidP="00402B09">
      <w:pPr>
        <w:spacing w:line="360" w:lineRule="auto"/>
        <w:jc w:val="center"/>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Figure </w:t>
      </w:r>
      <w:ins w:id="189" w:author="Zoey Spitzer" w:date="2024-08-20T23:24:00Z" w16du:dateUtc="2024-08-21T03:24:00Z">
        <w:r w:rsidR="0080231B">
          <w:rPr>
            <w:rFonts w:ascii="Times New Roman" w:eastAsia="Times New Roman" w:hAnsi="Times New Roman" w:cs="Times New Roman"/>
            <w:sz w:val="24"/>
            <w:szCs w:val="24"/>
          </w:rPr>
          <w:t>7</w:t>
        </w:r>
      </w:ins>
      <w:r w:rsidRPr="002E4C0A">
        <w:rPr>
          <w:rFonts w:ascii="Times New Roman" w:eastAsia="Times New Roman" w:hAnsi="Times New Roman" w:cs="Times New Roman"/>
          <w:sz w:val="24"/>
          <w:szCs w:val="24"/>
        </w:rPr>
        <w:t>. Correlation Matrix of Environmental Burdens and Demographics</w:t>
      </w:r>
    </w:p>
    <w:p w14:paraId="0BE9E6C4" w14:textId="77777777" w:rsidR="00402B09" w:rsidRPr="00FE7FAE" w:rsidRDefault="00402B09" w:rsidP="00402B09">
      <w:pPr>
        <w:pStyle w:val="Heading3"/>
        <w:rPr>
          <w:rFonts w:ascii="Times New Roman" w:eastAsia="Times New Roman" w:hAnsi="Times New Roman" w:cs="Times New Roman"/>
          <w:b/>
          <w:bCs/>
          <w:color w:val="auto"/>
        </w:rPr>
      </w:pPr>
      <w:r w:rsidRPr="00FE7FAE">
        <w:rPr>
          <w:rFonts w:ascii="Times New Roman" w:eastAsia="Times New Roman" w:hAnsi="Times New Roman" w:cs="Times New Roman"/>
          <w:b/>
          <w:bCs/>
          <w:color w:val="auto"/>
        </w:rPr>
        <w:t>Summary Statistics</w:t>
      </w:r>
    </w:p>
    <w:p w14:paraId="2746A9AC" w14:textId="6552C802"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Table </w:t>
      </w:r>
      <w:del w:id="190" w:author="Zoey Spitzer" w:date="2024-08-20T22:40:00Z" w16du:dateUtc="2024-08-21T02:40:00Z">
        <w:r w:rsidR="00422579" w:rsidDel="00AA3EC7">
          <w:rPr>
            <w:rFonts w:ascii="Times New Roman" w:eastAsia="Times New Roman" w:hAnsi="Times New Roman" w:cs="Times New Roman"/>
            <w:sz w:val="24"/>
            <w:szCs w:val="24"/>
          </w:rPr>
          <w:delText>1</w:delText>
        </w:r>
        <w:commentRangeStart w:id="191"/>
        <w:commentRangeStart w:id="192"/>
        <w:commentRangeEnd w:id="191"/>
        <w:r w:rsidDel="00AA3EC7">
          <w:rPr>
            <w:rStyle w:val="CommentReference"/>
          </w:rPr>
          <w:commentReference w:id="191"/>
        </w:r>
      </w:del>
      <w:commentRangeEnd w:id="192"/>
      <w:r w:rsidR="00A60827">
        <w:rPr>
          <w:rStyle w:val="CommentReference"/>
        </w:rPr>
        <w:commentReference w:id="192"/>
      </w:r>
      <w:del w:id="193" w:author="Zoey Spitzer" w:date="2024-08-20T22:40:00Z" w16du:dateUtc="2024-08-21T02:40:00Z">
        <w:r w:rsidRPr="002E4C0A" w:rsidDel="00AA3EC7">
          <w:rPr>
            <w:rFonts w:ascii="Times New Roman" w:eastAsia="Times New Roman" w:hAnsi="Times New Roman" w:cs="Times New Roman"/>
            <w:sz w:val="24"/>
            <w:szCs w:val="24"/>
          </w:rPr>
          <w:delText xml:space="preserve"> </w:delText>
        </w:r>
      </w:del>
      <w:ins w:id="194" w:author="Zoey Spitzer" w:date="2024-08-20T22:40:00Z" w16du:dateUtc="2024-08-21T02:40:00Z">
        <w:r w:rsidR="00AA3EC7">
          <w:rPr>
            <w:rFonts w:ascii="Times New Roman" w:eastAsia="Times New Roman" w:hAnsi="Times New Roman" w:cs="Times New Roman"/>
            <w:sz w:val="24"/>
            <w:szCs w:val="24"/>
          </w:rPr>
          <w:t>2</w:t>
        </w:r>
      </w:ins>
      <w:ins w:id="195" w:author="Zoey Spitzer" w:date="2024-08-20T23:07:00Z" w16du:dateUtc="2024-08-21T03:07:00Z">
        <w:r w:rsidR="00516C44">
          <w:rPr>
            <w:rFonts w:ascii="Times New Roman" w:eastAsia="Times New Roman" w:hAnsi="Times New Roman" w:cs="Times New Roman"/>
            <w:sz w:val="24"/>
            <w:szCs w:val="24"/>
          </w:rPr>
          <w:t xml:space="preserve"> </w:t>
        </w:r>
      </w:ins>
      <w:r w:rsidRPr="002E4C0A">
        <w:rPr>
          <w:rFonts w:ascii="Times New Roman" w:eastAsia="Times New Roman" w:hAnsi="Times New Roman" w:cs="Times New Roman"/>
          <w:sz w:val="24"/>
          <w:szCs w:val="24"/>
        </w:rPr>
        <w:t xml:space="preserve">presents summary statistics for each variable discussed in this section as a summary of all the census tracts in the study area. The average share of impervious surface or cropland in </w:t>
      </w:r>
      <w:r>
        <w:rPr>
          <w:rFonts w:ascii="Times New Roman" w:eastAsia="Times New Roman" w:hAnsi="Times New Roman" w:cs="Times New Roman"/>
          <w:sz w:val="24"/>
          <w:szCs w:val="24"/>
        </w:rPr>
        <w:t>ARCRW</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census tracts </w:t>
      </w:r>
      <w:r w:rsidRPr="002E4C0A">
        <w:rPr>
          <w:rFonts w:ascii="Times New Roman" w:eastAsia="Times New Roman" w:hAnsi="Times New Roman" w:cs="Times New Roman"/>
          <w:sz w:val="24"/>
          <w:szCs w:val="24"/>
        </w:rPr>
        <w:t xml:space="preserve">is roughly 50%. While most tracts have </w:t>
      </w:r>
      <w:r>
        <w:rPr>
          <w:rFonts w:ascii="Times New Roman" w:eastAsia="Times New Roman" w:hAnsi="Times New Roman" w:cs="Times New Roman"/>
          <w:sz w:val="24"/>
          <w:szCs w:val="24"/>
        </w:rPr>
        <w:t>zero</w:t>
      </w:r>
      <w:r w:rsidRPr="002E4C0A">
        <w:rPr>
          <w:rFonts w:ascii="Times New Roman" w:eastAsia="Times New Roman" w:hAnsi="Times New Roman" w:cs="Times New Roman"/>
          <w:sz w:val="24"/>
          <w:szCs w:val="24"/>
        </w:rPr>
        <w:t xml:space="preserve"> households with </w:t>
      </w:r>
      <w:ins w:id="196" w:author="Zoey Spitzer" w:date="2024-08-20T23:09:00Z" w16du:dateUtc="2024-08-21T03:09:00Z">
        <w:r w:rsidR="00015549">
          <w:rPr>
            <w:rFonts w:ascii="Times New Roman" w:eastAsia="Times New Roman" w:hAnsi="Times New Roman" w:cs="Times New Roman"/>
            <w:sz w:val="24"/>
            <w:szCs w:val="24"/>
          </w:rPr>
          <w:t>IHWA</w:t>
        </w:r>
      </w:ins>
      <w:del w:id="197" w:author="Zoey Spitzer" w:date="2024-08-20T23:09:00Z" w16du:dateUtc="2024-08-21T03:09:00Z">
        <w:r w:rsidRPr="002E4C0A" w:rsidDel="00015549">
          <w:rPr>
            <w:rFonts w:ascii="Times New Roman" w:eastAsia="Times New Roman" w:hAnsi="Times New Roman" w:cs="Times New Roman"/>
            <w:sz w:val="24"/>
            <w:szCs w:val="24"/>
          </w:rPr>
          <w:delText>incomplete plumbing</w:delText>
        </w:r>
      </w:del>
      <w:r w:rsidRPr="002E4C0A">
        <w:rPr>
          <w:rFonts w:ascii="Times New Roman" w:eastAsia="Times New Roman" w:hAnsi="Times New Roman" w:cs="Times New Roman"/>
          <w:sz w:val="24"/>
          <w:szCs w:val="24"/>
        </w:rPr>
        <w:t xml:space="preserve">, there is a tract </w:t>
      </w:r>
      <w:r w:rsidR="0076680D">
        <w:rPr>
          <w:rFonts w:ascii="Times New Roman" w:eastAsia="Times New Roman" w:hAnsi="Times New Roman" w:cs="Times New Roman"/>
          <w:sz w:val="24"/>
          <w:szCs w:val="24"/>
        </w:rPr>
        <w:t xml:space="preserve">located within tribal reservation lands </w:t>
      </w:r>
      <w:r w:rsidRPr="002E4C0A">
        <w:rPr>
          <w:rFonts w:ascii="Times New Roman" w:eastAsia="Times New Roman" w:hAnsi="Times New Roman" w:cs="Times New Roman"/>
          <w:sz w:val="24"/>
          <w:szCs w:val="24"/>
        </w:rPr>
        <w:t xml:space="preserve">where .67% of households lack complete infrastructure, suggesting that lack of complete plumbing is concentrated in specific areas (Deitz and Meehan, 2019). </w:t>
      </w:r>
      <w:r>
        <w:rPr>
          <w:rFonts w:ascii="Times New Roman" w:eastAsia="Times New Roman" w:hAnsi="Times New Roman" w:cs="Times New Roman"/>
          <w:sz w:val="24"/>
          <w:szCs w:val="24"/>
        </w:rPr>
        <w:t>T</w:t>
      </w:r>
      <w:r w:rsidRPr="002E4C0A">
        <w:rPr>
          <w:rFonts w:ascii="Times New Roman" w:eastAsia="Times New Roman" w:hAnsi="Times New Roman" w:cs="Times New Roman"/>
          <w:sz w:val="24"/>
          <w:szCs w:val="24"/>
        </w:rPr>
        <w:t xml:space="preserve">he average income for all tracts in the </w:t>
      </w:r>
      <w:r>
        <w:rPr>
          <w:rFonts w:ascii="Times New Roman" w:eastAsia="Times New Roman" w:hAnsi="Times New Roman" w:cs="Times New Roman"/>
          <w:sz w:val="24"/>
          <w:szCs w:val="24"/>
        </w:rPr>
        <w:t>ARCRW</w:t>
      </w:r>
      <w:r w:rsidRPr="002E4C0A">
        <w:rPr>
          <w:rFonts w:ascii="Times New Roman" w:eastAsia="Times New Roman" w:hAnsi="Times New Roman" w:cs="Times New Roman"/>
          <w:sz w:val="24"/>
          <w:szCs w:val="24"/>
        </w:rPr>
        <w:t xml:space="preserve"> is </w:t>
      </w:r>
      <w:r w:rsidRPr="002E4C0A">
        <w:rPr>
          <w:rFonts w:ascii="Times New Roman" w:eastAsia="Times New Roman" w:hAnsi="Times New Roman" w:cs="Times New Roman"/>
          <w:color w:val="000000"/>
          <w:sz w:val="24"/>
          <w:szCs w:val="24"/>
        </w:rPr>
        <w:t>$91,406.88</w:t>
      </w:r>
      <w:r>
        <w:rPr>
          <w:rFonts w:ascii="Times New Roman" w:eastAsia="Times New Roman" w:hAnsi="Times New Roman" w:cs="Times New Roman"/>
          <w:color w:val="000000"/>
          <w:sz w:val="24"/>
          <w:szCs w:val="24"/>
        </w:rPr>
        <w:t xml:space="preserve">, about $10, 000 above </w:t>
      </w:r>
      <w:r w:rsidRPr="002E4C0A">
        <w:rPr>
          <w:rFonts w:ascii="Times New Roman" w:eastAsia="Times New Roman" w:hAnsi="Times New Roman" w:cs="Times New Roman"/>
          <w:color w:val="000000"/>
          <w:sz w:val="24"/>
          <w:szCs w:val="24"/>
        </w:rPr>
        <w:t>the median income. Population density var</w:t>
      </w:r>
      <w:r>
        <w:rPr>
          <w:rFonts w:ascii="Times New Roman" w:eastAsia="Times New Roman" w:hAnsi="Times New Roman" w:cs="Times New Roman"/>
          <w:color w:val="000000"/>
          <w:sz w:val="24"/>
          <w:szCs w:val="24"/>
        </w:rPr>
        <w:t>ies across</w:t>
      </w:r>
      <w:r w:rsidRPr="002E4C0A">
        <w:rPr>
          <w:rFonts w:ascii="Times New Roman" w:eastAsia="Times New Roman" w:hAnsi="Times New Roman" w:cs="Times New Roman"/>
          <w:color w:val="000000"/>
          <w:sz w:val="24"/>
          <w:szCs w:val="24"/>
        </w:rPr>
        <w:t xml:space="preserve"> tract</w:t>
      </w:r>
      <w:r>
        <w:rPr>
          <w:rFonts w:ascii="Times New Roman" w:eastAsia="Times New Roman" w:hAnsi="Times New Roman" w:cs="Times New Roman"/>
          <w:color w:val="000000"/>
          <w:sz w:val="24"/>
          <w:szCs w:val="24"/>
        </w:rPr>
        <w:t>s</w:t>
      </w:r>
      <w:r w:rsidRPr="002E4C0A">
        <w:rPr>
          <w:rFonts w:ascii="Times New Roman" w:eastAsia="Times New Roman" w:hAnsi="Times New Roman" w:cs="Times New Roman"/>
          <w:color w:val="000000"/>
          <w:sz w:val="24"/>
          <w:szCs w:val="24"/>
        </w:rPr>
        <w:t xml:space="preserve">, with the </w:t>
      </w:r>
      <w:r>
        <w:rPr>
          <w:rFonts w:ascii="Times New Roman" w:eastAsia="Times New Roman" w:hAnsi="Times New Roman" w:cs="Times New Roman"/>
          <w:color w:val="000000"/>
          <w:sz w:val="24"/>
          <w:szCs w:val="24"/>
        </w:rPr>
        <w:t>lowest density</w:t>
      </w:r>
      <w:r w:rsidRPr="002E4C0A">
        <w:rPr>
          <w:rFonts w:ascii="Times New Roman" w:eastAsia="Times New Roman" w:hAnsi="Times New Roman" w:cs="Times New Roman"/>
          <w:color w:val="000000"/>
          <w:sz w:val="24"/>
          <w:szCs w:val="24"/>
        </w:rPr>
        <w:t xml:space="preserve"> tract having zero residents (there are </w:t>
      </w:r>
      <w:r>
        <w:rPr>
          <w:rFonts w:ascii="Times New Roman" w:eastAsia="Times New Roman" w:hAnsi="Times New Roman" w:cs="Times New Roman"/>
          <w:color w:val="000000"/>
          <w:sz w:val="24"/>
          <w:szCs w:val="24"/>
        </w:rPr>
        <w:t>eight</w:t>
      </w:r>
      <w:r w:rsidRPr="002E4C0A">
        <w:rPr>
          <w:rFonts w:ascii="Times New Roman" w:eastAsia="Times New Roman" w:hAnsi="Times New Roman" w:cs="Times New Roman"/>
          <w:color w:val="000000"/>
          <w:sz w:val="24"/>
          <w:szCs w:val="24"/>
        </w:rPr>
        <w:t xml:space="preserve"> of these - typically tracts that consist of only an airport or body of water)</w:t>
      </w:r>
      <w:r w:rsidR="0076680D">
        <w:rPr>
          <w:rFonts w:ascii="Times New Roman" w:eastAsia="Times New Roman" w:hAnsi="Times New Roman" w:cs="Times New Roman"/>
          <w:color w:val="000000"/>
          <w:sz w:val="24"/>
          <w:szCs w:val="24"/>
        </w:rPr>
        <w:t>. T</w:t>
      </w:r>
      <w:r w:rsidRPr="002E4C0A">
        <w:rPr>
          <w:rFonts w:ascii="Times New Roman" w:eastAsia="Times New Roman" w:hAnsi="Times New Roman" w:cs="Times New Roman"/>
          <w:color w:val="000000"/>
          <w:sz w:val="24"/>
          <w:szCs w:val="24"/>
        </w:rPr>
        <w:t xml:space="preserve">he </w:t>
      </w:r>
      <w:r>
        <w:rPr>
          <w:rFonts w:ascii="Times New Roman" w:eastAsia="Times New Roman" w:hAnsi="Times New Roman" w:cs="Times New Roman"/>
          <w:color w:val="000000"/>
          <w:sz w:val="24"/>
          <w:szCs w:val="24"/>
        </w:rPr>
        <w:t>high</w:t>
      </w:r>
      <w:r w:rsidRPr="002E4C0A">
        <w:rPr>
          <w:rFonts w:ascii="Times New Roman" w:eastAsia="Times New Roman" w:hAnsi="Times New Roman" w:cs="Times New Roman"/>
          <w:color w:val="000000"/>
          <w:sz w:val="24"/>
          <w:szCs w:val="24"/>
        </w:rPr>
        <w:t xml:space="preserve">est </w:t>
      </w:r>
      <w:r>
        <w:rPr>
          <w:rFonts w:ascii="Times New Roman" w:eastAsia="Times New Roman" w:hAnsi="Times New Roman" w:cs="Times New Roman"/>
          <w:color w:val="000000"/>
          <w:sz w:val="24"/>
          <w:szCs w:val="24"/>
        </w:rPr>
        <w:t xml:space="preserve">density tract </w:t>
      </w:r>
      <w:r w:rsidRPr="002E4C0A">
        <w:rPr>
          <w:rFonts w:ascii="Times New Roman" w:eastAsia="Times New Roman" w:hAnsi="Times New Roman" w:cs="Times New Roman"/>
          <w:color w:val="000000"/>
          <w:sz w:val="24"/>
          <w:szCs w:val="24"/>
        </w:rPr>
        <w:t>ha</w:t>
      </w:r>
      <w:r w:rsidR="0076680D">
        <w:rPr>
          <w:rFonts w:ascii="Times New Roman" w:eastAsia="Times New Roman" w:hAnsi="Times New Roman" w:cs="Times New Roman"/>
          <w:color w:val="000000"/>
          <w:sz w:val="24"/>
          <w:szCs w:val="24"/>
        </w:rPr>
        <w:t>s</w:t>
      </w:r>
      <w:r w:rsidRPr="002E4C0A">
        <w:rPr>
          <w:rFonts w:ascii="Times New Roman" w:eastAsia="Times New Roman" w:hAnsi="Times New Roman" w:cs="Times New Roman"/>
          <w:color w:val="000000"/>
          <w:sz w:val="24"/>
          <w:szCs w:val="24"/>
        </w:rPr>
        <w:t xml:space="preserve"> 148.09 people per acre</w:t>
      </w:r>
      <w:r>
        <w:rPr>
          <w:rFonts w:ascii="Times New Roman" w:eastAsia="Times New Roman" w:hAnsi="Times New Roman" w:cs="Times New Roman"/>
          <w:color w:val="000000"/>
          <w:sz w:val="24"/>
          <w:szCs w:val="24"/>
        </w:rPr>
        <w:t xml:space="preserve"> and </w:t>
      </w:r>
      <w:proofErr w:type="gramStart"/>
      <w:r w:rsidR="0076680D">
        <w:rPr>
          <w:rFonts w:ascii="Times New Roman" w:eastAsia="Times New Roman" w:hAnsi="Times New Roman" w:cs="Times New Roman"/>
          <w:color w:val="000000"/>
          <w:sz w:val="24"/>
          <w:szCs w:val="24"/>
        </w:rPr>
        <w:t xml:space="preserve">is </w:t>
      </w:r>
      <w:r>
        <w:rPr>
          <w:rFonts w:ascii="Times New Roman" w:eastAsia="Times New Roman" w:hAnsi="Times New Roman" w:cs="Times New Roman"/>
          <w:color w:val="000000"/>
          <w:sz w:val="24"/>
          <w:szCs w:val="24"/>
        </w:rPr>
        <w:t>located in</w:t>
      </w:r>
      <w:proofErr w:type="gramEnd"/>
      <w:r>
        <w:rPr>
          <w:rFonts w:ascii="Times New Roman" w:eastAsia="Times New Roman" w:hAnsi="Times New Roman" w:cs="Times New Roman"/>
          <w:color w:val="000000"/>
          <w:sz w:val="24"/>
          <w:szCs w:val="24"/>
        </w:rPr>
        <w:t xml:space="preserve"> Los Angeles</w:t>
      </w:r>
      <w:r w:rsidRPr="002E4C0A">
        <w:rPr>
          <w:rFonts w:ascii="Times New Roman" w:eastAsia="Times New Roman" w:hAnsi="Times New Roman" w:cs="Times New Roman"/>
          <w:color w:val="000000"/>
          <w:sz w:val="24"/>
          <w:szCs w:val="24"/>
        </w:rPr>
        <w:t>.</w:t>
      </w:r>
    </w:p>
    <w:tbl>
      <w:tblPr>
        <w:tblW w:w="9920" w:type="dxa"/>
        <w:jc w:val="center"/>
        <w:tblLook w:val="04A0" w:firstRow="1" w:lastRow="0" w:firstColumn="1" w:lastColumn="0" w:noHBand="0" w:noVBand="1"/>
      </w:tblPr>
      <w:tblGrid>
        <w:gridCol w:w="3580"/>
        <w:gridCol w:w="1000"/>
        <w:gridCol w:w="1300"/>
        <w:gridCol w:w="1300"/>
        <w:gridCol w:w="1440"/>
        <w:gridCol w:w="1300"/>
      </w:tblGrid>
      <w:tr w:rsidR="00A4405D" w:rsidRPr="00A4405D" w14:paraId="4171A3BA" w14:textId="77777777" w:rsidTr="00A4405D">
        <w:trPr>
          <w:trHeight w:val="315"/>
          <w:jc w:val="center"/>
        </w:trPr>
        <w:tc>
          <w:tcPr>
            <w:tcW w:w="3580" w:type="dxa"/>
            <w:tcBorders>
              <w:top w:val="single" w:sz="4" w:space="0" w:color="auto"/>
              <w:left w:val="nil"/>
              <w:bottom w:val="single" w:sz="4" w:space="0" w:color="auto"/>
              <w:right w:val="nil"/>
            </w:tcBorders>
            <w:shd w:val="clear" w:color="auto" w:fill="auto"/>
            <w:noWrap/>
            <w:vAlign w:val="bottom"/>
            <w:hideMark/>
          </w:tcPr>
          <w:p w14:paraId="30325D4F" w14:textId="77777777" w:rsidR="00A4405D" w:rsidRPr="00A4405D" w:rsidRDefault="00A4405D" w:rsidP="00A4405D">
            <w:pPr>
              <w:spacing w:after="0" w:line="240" w:lineRule="auto"/>
              <w:jc w:val="center"/>
              <w:rPr>
                <w:rFonts w:ascii="Times New Roman" w:eastAsia="Times New Roman" w:hAnsi="Times New Roman" w:cs="Times New Roman"/>
                <w:b/>
                <w:bCs/>
                <w:color w:val="000000"/>
                <w:sz w:val="24"/>
                <w:szCs w:val="24"/>
              </w:rPr>
            </w:pPr>
            <w:r w:rsidRPr="00A4405D">
              <w:rPr>
                <w:rFonts w:ascii="Times New Roman" w:eastAsia="Times New Roman" w:hAnsi="Times New Roman" w:cs="Times New Roman"/>
                <w:b/>
                <w:bCs/>
                <w:color w:val="000000"/>
                <w:sz w:val="24"/>
                <w:szCs w:val="24"/>
              </w:rPr>
              <w:t>Variable</w:t>
            </w:r>
          </w:p>
        </w:tc>
        <w:tc>
          <w:tcPr>
            <w:tcW w:w="1000" w:type="dxa"/>
            <w:tcBorders>
              <w:top w:val="single" w:sz="4" w:space="0" w:color="auto"/>
              <w:left w:val="nil"/>
              <w:bottom w:val="single" w:sz="4" w:space="0" w:color="auto"/>
              <w:right w:val="nil"/>
            </w:tcBorders>
            <w:shd w:val="clear" w:color="auto" w:fill="auto"/>
            <w:noWrap/>
            <w:vAlign w:val="bottom"/>
            <w:hideMark/>
          </w:tcPr>
          <w:p w14:paraId="17326B28" w14:textId="77777777" w:rsidR="00A4405D" w:rsidRPr="00A4405D" w:rsidRDefault="00A4405D" w:rsidP="00A4405D">
            <w:pPr>
              <w:spacing w:after="0" w:line="240" w:lineRule="auto"/>
              <w:rPr>
                <w:rFonts w:ascii="Times New Roman" w:eastAsia="Times New Roman" w:hAnsi="Times New Roman" w:cs="Times New Roman"/>
                <w:b/>
                <w:bCs/>
                <w:color w:val="000000"/>
                <w:sz w:val="24"/>
                <w:szCs w:val="24"/>
              </w:rPr>
            </w:pPr>
            <w:r w:rsidRPr="00A4405D">
              <w:rPr>
                <w:rFonts w:ascii="Times New Roman" w:eastAsia="Times New Roman" w:hAnsi="Times New Roman" w:cs="Times New Roman"/>
                <w:b/>
                <w:bCs/>
                <w:color w:val="000000"/>
                <w:sz w:val="24"/>
                <w:szCs w:val="24"/>
              </w:rPr>
              <w:t>Min</w:t>
            </w:r>
          </w:p>
        </w:tc>
        <w:tc>
          <w:tcPr>
            <w:tcW w:w="1300" w:type="dxa"/>
            <w:tcBorders>
              <w:top w:val="single" w:sz="4" w:space="0" w:color="auto"/>
              <w:left w:val="nil"/>
              <w:bottom w:val="single" w:sz="4" w:space="0" w:color="auto"/>
              <w:right w:val="nil"/>
            </w:tcBorders>
            <w:shd w:val="clear" w:color="auto" w:fill="auto"/>
            <w:noWrap/>
            <w:vAlign w:val="bottom"/>
            <w:hideMark/>
          </w:tcPr>
          <w:p w14:paraId="04458DA4" w14:textId="77777777" w:rsidR="00A4405D" w:rsidRPr="00A4405D" w:rsidRDefault="00A4405D" w:rsidP="00A4405D">
            <w:pPr>
              <w:spacing w:after="0" w:line="240" w:lineRule="auto"/>
              <w:rPr>
                <w:rFonts w:ascii="Times New Roman" w:eastAsia="Times New Roman" w:hAnsi="Times New Roman" w:cs="Times New Roman"/>
                <w:b/>
                <w:bCs/>
                <w:color w:val="000000"/>
                <w:sz w:val="24"/>
                <w:szCs w:val="24"/>
              </w:rPr>
            </w:pPr>
            <w:r w:rsidRPr="00A4405D">
              <w:rPr>
                <w:rFonts w:ascii="Times New Roman" w:eastAsia="Times New Roman" w:hAnsi="Times New Roman" w:cs="Times New Roman"/>
                <w:b/>
                <w:bCs/>
                <w:color w:val="000000"/>
                <w:sz w:val="24"/>
                <w:szCs w:val="24"/>
              </w:rPr>
              <w:t>Mean</w:t>
            </w:r>
          </w:p>
        </w:tc>
        <w:tc>
          <w:tcPr>
            <w:tcW w:w="1300" w:type="dxa"/>
            <w:tcBorders>
              <w:top w:val="single" w:sz="4" w:space="0" w:color="auto"/>
              <w:left w:val="nil"/>
              <w:bottom w:val="single" w:sz="4" w:space="0" w:color="auto"/>
              <w:right w:val="nil"/>
            </w:tcBorders>
            <w:shd w:val="clear" w:color="auto" w:fill="auto"/>
            <w:noWrap/>
            <w:vAlign w:val="bottom"/>
            <w:hideMark/>
          </w:tcPr>
          <w:p w14:paraId="7B577137" w14:textId="77777777" w:rsidR="00A4405D" w:rsidRPr="00A4405D" w:rsidRDefault="00A4405D" w:rsidP="00A4405D">
            <w:pPr>
              <w:spacing w:after="0" w:line="240" w:lineRule="auto"/>
              <w:rPr>
                <w:rFonts w:ascii="Times New Roman" w:eastAsia="Times New Roman" w:hAnsi="Times New Roman" w:cs="Times New Roman"/>
                <w:b/>
                <w:bCs/>
                <w:color w:val="000000"/>
                <w:sz w:val="24"/>
                <w:szCs w:val="24"/>
              </w:rPr>
            </w:pPr>
            <w:r w:rsidRPr="00A4405D">
              <w:rPr>
                <w:rFonts w:ascii="Times New Roman" w:eastAsia="Times New Roman" w:hAnsi="Times New Roman" w:cs="Times New Roman"/>
                <w:b/>
                <w:bCs/>
                <w:color w:val="000000"/>
                <w:sz w:val="24"/>
                <w:szCs w:val="24"/>
              </w:rPr>
              <w:t>Median</w:t>
            </w:r>
          </w:p>
        </w:tc>
        <w:tc>
          <w:tcPr>
            <w:tcW w:w="1440" w:type="dxa"/>
            <w:tcBorders>
              <w:top w:val="single" w:sz="4" w:space="0" w:color="auto"/>
              <w:left w:val="nil"/>
              <w:bottom w:val="single" w:sz="4" w:space="0" w:color="auto"/>
              <w:right w:val="nil"/>
            </w:tcBorders>
            <w:shd w:val="clear" w:color="auto" w:fill="auto"/>
            <w:noWrap/>
            <w:vAlign w:val="bottom"/>
            <w:hideMark/>
          </w:tcPr>
          <w:p w14:paraId="649F445D" w14:textId="77777777" w:rsidR="00A4405D" w:rsidRPr="00A4405D" w:rsidRDefault="00A4405D" w:rsidP="00A4405D">
            <w:pPr>
              <w:spacing w:after="0" w:line="240" w:lineRule="auto"/>
              <w:rPr>
                <w:rFonts w:ascii="Times New Roman" w:eastAsia="Times New Roman" w:hAnsi="Times New Roman" w:cs="Times New Roman"/>
                <w:b/>
                <w:bCs/>
                <w:color w:val="000000"/>
                <w:sz w:val="24"/>
                <w:szCs w:val="24"/>
              </w:rPr>
            </w:pPr>
            <w:r w:rsidRPr="00A4405D">
              <w:rPr>
                <w:rFonts w:ascii="Times New Roman" w:eastAsia="Times New Roman" w:hAnsi="Times New Roman" w:cs="Times New Roman"/>
                <w:b/>
                <w:bCs/>
                <w:color w:val="000000"/>
                <w:sz w:val="24"/>
                <w:szCs w:val="24"/>
              </w:rPr>
              <w:t>Max</w:t>
            </w:r>
          </w:p>
        </w:tc>
        <w:tc>
          <w:tcPr>
            <w:tcW w:w="1300" w:type="dxa"/>
            <w:tcBorders>
              <w:top w:val="single" w:sz="4" w:space="0" w:color="auto"/>
              <w:left w:val="nil"/>
              <w:bottom w:val="single" w:sz="4" w:space="0" w:color="auto"/>
              <w:right w:val="nil"/>
            </w:tcBorders>
            <w:shd w:val="clear" w:color="auto" w:fill="auto"/>
            <w:noWrap/>
            <w:vAlign w:val="bottom"/>
            <w:hideMark/>
          </w:tcPr>
          <w:p w14:paraId="4D0E8784" w14:textId="77777777" w:rsidR="00A4405D" w:rsidRPr="00A4405D" w:rsidRDefault="00A4405D" w:rsidP="00A4405D">
            <w:pPr>
              <w:spacing w:after="0" w:line="240" w:lineRule="auto"/>
              <w:rPr>
                <w:rFonts w:ascii="Times New Roman" w:eastAsia="Times New Roman" w:hAnsi="Times New Roman" w:cs="Times New Roman"/>
                <w:b/>
                <w:bCs/>
                <w:color w:val="000000"/>
                <w:sz w:val="24"/>
                <w:szCs w:val="24"/>
              </w:rPr>
            </w:pPr>
            <w:r w:rsidRPr="00A4405D">
              <w:rPr>
                <w:rFonts w:ascii="Times New Roman" w:eastAsia="Times New Roman" w:hAnsi="Times New Roman" w:cs="Times New Roman"/>
                <w:b/>
                <w:bCs/>
                <w:color w:val="000000"/>
                <w:sz w:val="24"/>
                <w:szCs w:val="24"/>
              </w:rPr>
              <w:t>Stand. Dev.</w:t>
            </w:r>
          </w:p>
        </w:tc>
      </w:tr>
      <w:tr w:rsidR="00A4405D" w:rsidRPr="00A4405D" w14:paraId="3AAD435D"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3FA2E911" w14:textId="77777777"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 Non-green space acreage</w:t>
            </w:r>
          </w:p>
        </w:tc>
        <w:tc>
          <w:tcPr>
            <w:tcW w:w="1000" w:type="dxa"/>
            <w:tcBorders>
              <w:top w:val="nil"/>
              <w:left w:val="nil"/>
              <w:bottom w:val="nil"/>
              <w:right w:val="nil"/>
            </w:tcBorders>
            <w:shd w:val="clear" w:color="auto" w:fill="auto"/>
            <w:noWrap/>
            <w:vAlign w:val="bottom"/>
            <w:hideMark/>
          </w:tcPr>
          <w:p w14:paraId="67D40A7D"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0.03%</w:t>
            </w:r>
          </w:p>
        </w:tc>
        <w:tc>
          <w:tcPr>
            <w:tcW w:w="1300" w:type="dxa"/>
            <w:tcBorders>
              <w:top w:val="nil"/>
              <w:left w:val="nil"/>
              <w:bottom w:val="nil"/>
              <w:right w:val="nil"/>
            </w:tcBorders>
            <w:shd w:val="clear" w:color="auto" w:fill="auto"/>
            <w:noWrap/>
            <w:vAlign w:val="bottom"/>
            <w:hideMark/>
          </w:tcPr>
          <w:p w14:paraId="4CA34B08"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49.5%</w:t>
            </w:r>
          </w:p>
        </w:tc>
        <w:tc>
          <w:tcPr>
            <w:tcW w:w="1300" w:type="dxa"/>
            <w:tcBorders>
              <w:top w:val="nil"/>
              <w:left w:val="nil"/>
              <w:bottom w:val="nil"/>
              <w:right w:val="nil"/>
            </w:tcBorders>
            <w:shd w:val="clear" w:color="auto" w:fill="auto"/>
            <w:noWrap/>
            <w:vAlign w:val="bottom"/>
            <w:hideMark/>
          </w:tcPr>
          <w:p w14:paraId="2F8241C8"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53.0%</w:t>
            </w:r>
          </w:p>
        </w:tc>
        <w:tc>
          <w:tcPr>
            <w:tcW w:w="1440" w:type="dxa"/>
            <w:tcBorders>
              <w:top w:val="nil"/>
              <w:left w:val="nil"/>
              <w:bottom w:val="nil"/>
              <w:right w:val="nil"/>
            </w:tcBorders>
            <w:shd w:val="clear" w:color="auto" w:fill="auto"/>
            <w:noWrap/>
            <w:vAlign w:val="bottom"/>
            <w:hideMark/>
          </w:tcPr>
          <w:p w14:paraId="33226143"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97.3%</w:t>
            </w:r>
          </w:p>
        </w:tc>
        <w:tc>
          <w:tcPr>
            <w:tcW w:w="1300" w:type="dxa"/>
            <w:tcBorders>
              <w:top w:val="nil"/>
              <w:left w:val="nil"/>
              <w:bottom w:val="nil"/>
              <w:right w:val="nil"/>
            </w:tcBorders>
            <w:shd w:val="clear" w:color="auto" w:fill="auto"/>
            <w:noWrap/>
            <w:vAlign w:val="bottom"/>
            <w:hideMark/>
          </w:tcPr>
          <w:p w14:paraId="48FA0561"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21.8%</w:t>
            </w:r>
          </w:p>
        </w:tc>
      </w:tr>
      <w:tr w:rsidR="00A4405D" w:rsidRPr="00A4405D" w14:paraId="2BBB2B1A" w14:textId="77777777" w:rsidTr="00A4405D">
        <w:trPr>
          <w:trHeight w:val="630"/>
          <w:jc w:val="center"/>
        </w:trPr>
        <w:tc>
          <w:tcPr>
            <w:tcW w:w="3580" w:type="dxa"/>
            <w:tcBorders>
              <w:top w:val="nil"/>
              <w:left w:val="nil"/>
              <w:bottom w:val="nil"/>
              <w:right w:val="nil"/>
            </w:tcBorders>
            <w:shd w:val="clear" w:color="auto" w:fill="auto"/>
            <w:vAlign w:val="bottom"/>
            <w:hideMark/>
          </w:tcPr>
          <w:p w14:paraId="23FE1A8F" w14:textId="2DBC00D9"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 xml:space="preserve">% Households with </w:t>
            </w:r>
            <w:del w:id="198" w:author="Zoey Spitzer" w:date="2024-08-20T23:45:00Z" w16du:dateUtc="2024-08-21T03:45:00Z">
              <w:r w:rsidRPr="00A4405D" w:rsidDel="009003E0">
                <w:rPr>
                  <w:rFonts w:ascii="Times New Roman" w:eastAsia="Times New Roman" w:hAnsi="Times New Roman" w:cs="Times New Roman"/>
                  <w:color w:val="000000"/>
                  <w:sz w:val="24"/>
                  <w:szCs w:val="24"/>
                </w:rPr>
                <w:delText>incomplete kitchen/plumbing</w:delText>
              </w:r>
            </w:del>
            <w:ins w:id="199" w:author="Zoey Spitzer" w:date="2024-08-20T23:45:00Z" w16du:dateUtc="2024-08-21T03:45:00Z">
              <w:r w:rsidR="009003E0">
                <w:rPr>
                  <w:rFonts w:ascii="Times New Roman" w:eastAsia="Times New Roman" w:hAnsi="Times New Roman" w:cs="Times New Roman"/>
                  <w:color w:val="000000"/>
                  <w:sz w:val="24"/>
                  <w:szCs w:val="24"/>
                </w:rPr>
                <w:t>IHWA</w:t>
              </w:r>
            </w:ins>
          </w:p>
        </w:tc>
        <w:tc>
          <w:tcPr>
            <w:tcW w:w="1000" w:type="dxa"/>
            <w:tcBorders>
              <w:top w:val="nil"/>
              <w:left w:val="nil"/>
              <w:bottom w:val="nil"/>
              <w:right w:val="nil"/>
            </w:tcBorders>
            <w:shd w:val="clear" w:color="auto" w:fill="auto"/>
            <w:noWrap/>
            <w:vAlign w:val="bottom"/>
            <w:hideMark/>
          </w:tcPr>
          <w:p w14:paraId="664D9645"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0.00%</w:t>
            </w:r>
          </w:p>
        </w:tc>
        <w:tc>
          <w:tcPr>
            <w:tcW w:w="1300" w:type="dxa"/>
            <w:tcBorders>
              <w:top w:val="nil"/>
              <w:left w:val="nil"/>
              <w:bottom w:val="nil"/>
              <w:right w:val="nil"/>
            </w:tcBorders>
            <w:shd w:val="clear" w:color="auto" w:fill="auto"/>
            <w:noWrap/>
            <w:vAlign w:val="bottom"/>
            <w:hideMark/>
          </w:tcPr>
          <w:p w14:paraId="498AC95B"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0.01%</w:t>
            </w:r>
          </w:p>
        </w:tc>
        <w:tc>
          <w:tcPr>
            <w:tcW w:w="1300" w:type="dxa"/>
            <w:tcBorders>
              <w:top w:val="nil"/>
              <w:left w:val="nil"/>
              <w:bottom w:val="nil"/>
              <w:right w:val="nil"/>
            </w:tcBorders>
            <w:shd w:val="clear" w:color="auto" w:fill="auto"/>
            <w:noWrap/>
            <w:vAlign w:val="bottom"/>
            <w:hideMark/>
          </w:tcPr>
          <w:p w14:paraId="6C5B7E4C"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0.00%</w:t>
            </w:r>
          </w:p>
        </w:tc>
        <w:tc>
          <w:tcPr>
            <w:tcW w:w="1440" w:type="dxa"/>
            <w:tcBorders>
              <w:top w:val="nil"/>
              <w:left w:val="nil"/>
              <w:bottom w:val="nil"/>
              <w:right w:val="nil"/>
            </w:tcBorders>
            <w:shd w:val="clear" w:color="auto" w:fill="auto"/>
            <w:noWrap/>
            <w:vAlign w:val="bottom"/>
            <w:hideMark/>
          </w:tcPr>
          <w:p w14:paraId="0D092C70"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0.62%</w:t>
            </w:r>
          </w:p>
        </w:tc>
        <w:tc>
          <w:tcPr>
            <w:tcW w:w="1300" w:type="dxa"/>
            <w:tcBorders>
              <w:top w:val="nil"/>
              <w:left w:val="nil"/>
              <w:bottom w:val="nil"/>
              <w:right w:val="nil"/>
            </w:tcBorders>
            <w:shd w:val="clear" w:color="auto" w:fill="auto"/>
            <w:noWrap/>
            <w:vAlign w:val="bottom"/>
            <w:hideMark/>
          </w:tcPr>
          <w:p w14:paraId="33FA7DDC"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0.03%</w:t>
            </w:r>
          </w:p>
        </w:tc>
      </w:tr>
      <w:tr w:rsidR="00A4405D" w:rsidRPr="00A4405D" w14:paraId="0C21FF7A"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4671578A" w14:textId="77777777"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Leaky USTs</w:t>
            </w:r>
          </w:p>
        </w:tc>
        <w:tc>
          <w:tcPr>
            <w:tcW w:w="1000" w:type="dxa"/>
            <w:tcBorders>
              <w:top w:val="nil"/>
              <w:left w:val="nil"/>
              <w:bottom w:val="nil"/>
              <w:right w:val="nil"/>
            </w:tcBorders>
            <w:shd w:val="clear" w:color="auto" w:fill="auto"/>
            <w:noWrap/>
            <w:vAlign w:val="bottom"/>
            <w:hideMark/>
          </w:tcPr>
          <w:p w14:paraId="053833D6"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0.00</w:t>
            </w:r>
          </w:p>
        </w:tc>
        <w:tc>
          <w:tcPr>
            <w:tcW w:w="1300" w:type="dxa"/>
            <w:tcBorders>
              <w:top w:val="nil"/>
              <w:left w:val="nil"/>
              <w:bottom w:val="nil"/>
              <w:right w:val="nil"/>
            </w:tcBorders>
            <w:shd w:val="clear" w:color="auto" w:fill="auto"/>
            <w:noWrap/>
            <w:vAlign w:val="bottom"/>
            <w:hideMark/>
          </w:tcPr>
          <w:p w14:paraId="58293F08"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3.44</w:t>
            </w:r>
          </w:p>
        </w:tc>
        <w:tc>
          <w:tcPr>
            <w:tcW w:w="1300" w:type="dxa"/>
            <w:tcBorders>
              <w:top w:val="nil"/>
              <w:left w:val="nil"/>
              <w:bottom w:val="nil"/>
              <w:right w:val="nil"/>
            </w:tcBorders>
            <w:shd w:val="clear" w:color="auto" w:fill="auto"/>
            <w:noWrap/>
            <w:vAlign w:val="bottom"/>
            <w:hideMark/>
          </w:tcPr>
          <w:p w14:paraId="4163E8C7"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2.24</w:t>
            </w:r>
          </w:p>
        </w:tc>
        <w:tc>
          <w:tcPr>
            <w:tcW w:w="1440" w:type="dxa"/>
            <w:tcBorders>
              <w:top w:val="nil"/>
              <w:left w:val="nil"/>
              <w:bottom w:val="nil"/>
              <w:right w:val="nil"/>
            </w:tcBorders>
            <w:shd w:val="clear" w:color="auto" w:fill="auto"/>
            <w:noWrap/>
            <w:vAlign w:val="bottom"/>
            <w:hideMark/>
          </w:tcPr>
          <w:p w14:paraId="30E5F016"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42.16</w:t>
            </w:r>
          </w:p>
        </w:tc>
        <w:tc>
          <w:tcPr>
            <w:tcW w:w="1300" w:type="dxa"/>
            <w:tcBorders>
              <w:top w:val="nil"/>
              <w:left w:val="nil"/>
              <w:bottom w:val="nil"/>
              <w:right w:val="nil"/>
            </w:tcBorders>
            <w:shd w:val="clear" w:color="auto" w:fill="auto"/>
            <w:noWrap/>
            <w:vAlign w:val="bottom"/>
            <w:hideMark/>
          </w:tcPr>
          <w:p w14:paraId="00385503"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3.98</w:t>
            </w:r>
          </w:p>
        </w:tc>
      </w:tr>
      <w:tr w:rsidR="00A4405D" w:rsidRPr="00A4405D" w14:paraId="795F9080"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0F52A552" w14:textId="42F821DB"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del w:id="200" w:author="Zoey Spitzer" w:date="2024-08-20T23:45:00Z" w16du:dateUtc="2024-08-21T03:45:00Z">
              <w:r w:rsidRPr="00A4405D" w:rsidDel="009003E0">
                <w:rPr>
                  <w:rFonts w:ascii="Times New Roman" w:eastAsia="Times New Roman" w:hAnsi="Times New Roman" w:cs="Times New Roman"/>
                  <w:color w:val="000000"/>
                  <w:sz w:val="24"/>
                  <w:szCs w:val="24"/>
                </w:rPr>
                <w:lastRenderedPageBreak/>
                <w:delText>PM2.5 in the air</w:delText>
              </w:r>
            </w:del>
            <w:ins w:id="201" w:author="Zoey Spitzer" w:date="2024-08-20T23:45:00Z" w16du:dateUtc="2024-08-21T03:45:00Z">
              <w:r w:rsidR="009003E0">
                <w:rPr>
                  <w:rFonts w:ascii="Times New Roman" w:eastAsia="Times New Roman" w:hAnsi="Times New Roman" w:cs="Times New Roman"/>
                  <w:color w:val="000000"/>
                  <w:sz w:val="24"/>
                  <w:szCs w:val="24"/>
                </w:rPr>
                <w:t>DPIA</w:t>
              </w:r>
            </w:ins>
          </w:p>
        </w:tc>
        <w:tc>
          <w:tcPr>
            <w:tcW w:w="1000" w:type="dxa"/>
            <w:tcBorders>
              <w:top w:val="nil"/>
              <w:left w:val="nil"/>
              <w:bottom w:val="nil"/>
              <w:right w:val="nil"/>
            </w:tcBorders>
            <w:shd w:val="clear" w:color="auto" w:fill="auto"/>
            <w:noWrap/>
            <w:vAlign w:val="bottom"/>
            <w:hideMark/>
          </w:tcPr>
          <w:p w14:paraId="709CECE7"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4.01</w:t>
            </w:r>
          </w:p>
        </w:tc>
        <w:tc>
          <w:tcPr>
            <w:tcW w:w="1300" w:type="dxa"/>
            <w:tcBorders>
              <w:top w:val="nil"/>
              <w:left w:val="nil"/>
              <w:bottom w:val="nil"/>
              <w:right w:val="nil"/>
            </w:tcBorders>
            <w:shd w:val="clear" w:color="auto" w:fill="auto"/>
            <w:noWrap/>
            <w:vAlign w:val="bottom"/>
            <w:hideMark/>
          </w:tcPr>
          <w:p w14:paraId="4F395EBA"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9.54</w:t>
            </w:r>
          </w:p>
        </w:tc>
        <w:tc>
          <w:tcPr>
            <w:tcW w:w="1300" w:type="dxa"/>
            <w:tcBorders>
              <w:top w:val="nil"/>
              <w:left w:val="nil"/>
              <w:bottom w:val="nil"/>
              <w:right w:val="nil"/>
            </w:tcBorders>
            <w:shd w:val="clear" w:color="auto" w:fill="auto"/>
            <w:noWrap/>
            <w:vAlign w:val="bottom"/>
            <w:hideMark/>
          </w:tcPr>
          <w:p w14:paraId="66F3F117"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9.29</w:t>
            </w:r>
          </w:p>
        </w:tc>
        <w:tc>
          <w:tcPr>
            <w:tcW w:w="1440" w:type="dxa"/>
            <w:tcBorders>
              <w:top w:val="nil"/>
              <w:left w:val="nil"/>
              <w:bottom w:val="nil"/>
              <w:right w:val="nil"/>
            </w:tcBorders>
            <w:shd w:val="clear" w:color="auto" w:fill="auto"/>
            <w:noWrap/>
            <w:vAlign w:val="bottom"/>
            <w:hideMark/>
          </w:tcPr>
          <w:p w14:paraId="3774F24C"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13.86</w:t>
            </w:r>
          </w:p>
        </w:tc>
        <w:tc>
          <w:tcPr>
            <w:tcW w:w="1300" w:type="dxa"/>
            <w:tcBorders>
              <w:top w:val="nil"/>
              <w:left w:val="nil"/>
              <w:bottom w:val="nil"/>
              <w:right w:val="nil"/>
            </w:tcBorders>
            <w:shd w:val="clear" w:color="auto" w:fill="auto"/>
            <w:noWrap/>
            <w:vAlign w:val="bottom"/>
            <w:hideMark/>
          </w:tcPr>
          <w:p w14:paraId="1C801984"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2.65</w:t>
            </w:r>
          </w:p>
        </w:tc>
      </w:tr>
      <w:tr w:rsidR="00A4405D" w:rsidRPr="00A4405D" w14:paraId="34CEE843"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62377D80" w14:textId="77777777"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 Hispanic</w:t>
            </w:r>
          </w:p>
        </w:tc>
        <w:tc>
          <w:tcPr>
            <w:tcW w:w="1000" w:type="dxa"/>
            <w:tcBorders>
              <w:top w:val="nil"/>
              <w:left w:val="nil"/>
              <w:bottom w:val="nil"/>
              <w:right w:val="nil"/>
            </w:tcBorders>
            <w:shd w:val="clear" w:color="auto" w:fill="auto"/>
            <w:noWrap/>
            <w:vAlign w:val="bottom"/>
            <w:hideMark/>
          </w:tcPr>
          <w:p w14:paraId="05D69336"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w:t>
            </w:r>
          </w:p>
        </w:tc>
        <w:tc>
          <w:tcPr>
            <w:tcW w:w="1300" w:type="dxa"/>
            <w:tcBorders>
              <w:top w:val="nil"/>
              <w:left w:val="nil"/>
              <w:bottom w:val="nil"/>
              <w:right w:val="nil"/>
            </w:tcBorders>
            <w:shd w:val="clear" w:color="auto" w:fill="auto"/>
            <w:noWrap/>
            <w:vAlign w:val="bottom"/>
            <w:hideMark/>
          </w:tcPr>
          <w:p w14:paraId="13DA2DD3"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36.2%</w:t>
            </w:r>
          </w:p>
        </w:tc>
        <w:tc>
          <w:tcPr>
            <w:tcW w:w="1300" w:type="dxa"/>
            <w:tcBorders>
              <w:top w:val="nil"/>
              <w:left w:val="nil"/>
              <w:bottom w:val="nil"/>
              <w:right w:val="nil"/>
            </w:tcBorders>
            <w:shd w:val="clear" w:color="auto" w:fill="auto"/>
            <w:noWrap/>
            <w:vAlign w:val="bottom"/>
            <w:hideMark/>
          </w:tcPr>
          <w:p w14:paraId="341CBBC3"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28.6%</w:t>
            </w:r>
          </w:p>
        </w:tc>
        <w:tc>
          <w:tcPr>
            <w:tcW w:w="1440" w:type="dxa"/>
            <w:tcBorders>
              <w:top w:val="nil"/>
              <w:left w:val="nil"/>
              <w:bottom w:val="nil"/>
              <w:right w:val="nil"/>
            </w:tcBorders>
            <w:shd w:val="clear" w:color="auto" w:fill="auto"/>
            <w:noWrap/>
            <w:vAlign w:val="bottom"/>
            <w:hideMark/>
          </w:tcPr>
          <w:p w14:paraId="4D5C05F3"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100.0%</w:t>
            </w:r>
          </w:p>
        </w:tc>
        <w:tc>
          <w:tcPr>
            <w:tcW w:w="1300" w:type="dxa"/>
            <w:tcBorders>
              <w:top w:val="nil"/>
              <w:left w:val="nil"/>
              <w:bottom w:val="nil"/>
              <w:right w:val="nil"/>
            </w:tcBorders>
            <w:shd w:val="clear" w:color="auto" w:fill="auto"/>
            <w:noWrap/>
            <w:vAlign w:val="bottom"/>
            <w:hideMark/>
          </w:tcPr>
          <w:p w14:paraId="5E5D1A82"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26.5%</w:t>
            </w:r>
          </w:p>
        </w:tc>
      </w:tr>
      <w:tr w:rsidR="00A4405D" w:rsidRPr="00A4405D" w14:paraId="155A49CF"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00B10F8F" w14:textId="77777777"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 xml:space="preserve">% American Indian </w:t>
            </w:r>
          </w:p>
        </w:tc>
        <w:tc>
          <w:tcPr>
            <w:tcW w:w="1000" w:type="dxa"/>
            <w:tcBorders>
              <w:top w:val="nil"/>
              <w:left w:val="nil"/>
              <w:bottom w:val="nil"/>
              <w:right w:val="nil"/>
            </w:tcBorders>
            <w:shd w:val="clear" w:color="auto" w:fill="auto"/>
            <w:noWrap/>
            <w:vAlign w:val="bottom"/>
            <w:hideMark/>
          </w:tcPr>
          <w:p w14:paraId="23AEA3CA"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w:t>
            </w:r>
          </w:p>
        </w:tc>
        <w:tc>
          <w:tcPr>
            <w:tcW w:w="1300" w:type="dxa"/>
            <w:tcBorders>
              <w:top w:val="nil"/>
              <w:left w:val="nil"/>
              <w:bottom w:val="nil"/>
              <w:right w:val="nil"/>
            </w:tcBorders>
            <w:shd w:val="clear" w:color="auto" w:fill="auto"/>
            <w:noWrap/>
            <w:vAlign w:val="bottom"/>
            <w:hideMark/>
          </w:tcPr>
          <w:p w14:paraId="7DCE30C1"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1.7%</w:t>
            </w:r>
          </w:p>
        </w:tc>
        <w:tc>
          <w:tcPr>
            <w:tcW w:w="1300" w:type="dxa"/>
            <w:tcBorders>
              <w:top w:val="nil"/>
              <w:left w:val="nil"/>
              <w:bottom w:val="nil"/>
              <w:right w:val="nil"/>
            </w:tcBorders>
            <w:shd w:val="clear" w:color="auto" w:fill="auto"/>
            <w:noWrap/>
            <w:vAlign w:val="bottom"/>
            <w:hideMark/>
          </w:tcPr>
          <w:p w14:paraId="6A31668B"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w:t>
            </w:r>
          </w:p>
        </w:tc>
        <w:tc>
          <w:tcPr>
            <w:tcW w:w="1440" w:type="dxa"/>
            <w:tcBorders>
              <w:top w:val="nil"/>
              <w:left w:val="nil"/>
              <w:bottom w:val="nil"/>
              <w:right w:val="nil"/>
            </w:tcBorders>
            <w:shd w:val="clear" w:color="auto" w:fill="auto"/>
            <w:noWrap/>
            <w:vAlign w:val="bottom"/>
            <w:hideMark/>
          </w:tcPr>
          <w:p w14:paraId="0437BF7C"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100.0%</w:t>
            </w:r>
          </w:p>
        </w:tc>
        <w:tc>
          <w:tcPr>
            <w:tcW w:w="1300" w:type="dxa"/>
            <w:tcBorders>
              <w:top w:val="nil"/>
              <w:left w:val="nil"/>
              <w:bottom w:val="nil"/>
              <w:right w:val="nil"/>
            </w:tcBorders>
            <w:shd w:val="clear" w:color="auto" w:fill="auto"/>
            <w:noWrap/>
            <w:vAlign w:val="bottom"/>
            <w:hideMark/>
          </w:tcPr>
          <w:p w14:paraId="69B9BB7B"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9.3%</w:t>
            </w:r>
          </w:p>
        </w:tc>
      </w:tr>
      <w:tr w:rsidR="00A4405D" w:rsidRPr="00A4405D" w14:paraId="23B33066"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43CE41CC" w14:textId="77777777"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 xml:space="preserve">% Black </w:t>
            </w:r>
          </w:p>
        </w:tc>
        <w:tc>
          <w:tcPr>
            <w:tcW w:w="1000" w:type="dxa"/>
            <w:tcBorders>
              <w:top w:val="nil"/>
              <w:left w:val="nil"/>
              <w:bottom w:val="nil"/>
              <w:right w:val="nil"/>
            </w:tcBorders>
            <w:shd w:val="clear" w:color="auto" w:fill="auto"/>
            <w:noWrap/>
            <w:vAlign w:val="bottom"/>
            <w:hideMark/>
          </w:tcPr>
          <w:p w14:paraId="5ABF0068"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w:t>
            </w:r>
          </w:p>
        </w:tc>
        <w:tc>
          <w:tcPr>
            <w:tcW w:w="1300" w:type="dxa"/>
            <w:tcBorders>
              <w:top w:val="nil"/>
              <w:left w:val="nil"/>
              <w:bottom w:val="nil"/>
              <w:right w:val="nil"/>
            </w:tcBorders>
            <w:shd w:val="clear" w:color="auto" w:fill="auto"/>
            <w:noWrap/>
            <w:vAlign w:val="bottom"/>
            <w:hideMark/>
          </w:tcPr>
          <w:p w14:paraId="6C7F72B1"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5.1%</w:t>
            </w:r>
          </w:p>
        </w:tc>
        <w:tc>
          <w:tcPr>
            <w:tcW w:w="1300" w:type="dxa"/>
            <w:tcBorders>
              <w:top w:val="nil"/>
              <w:left w:val="nil"/>
              <w:bottom w:val="nil"/>
              <w:right w:val="nil"/>
            </w:tcBorders>
            <w:shd w:val="clear" w:color="auto" w:fill="auto"/>
            <w:noWrap/>
            <w:vAlign w:val="bottom"/>
            <w:hideMark/>
          </w:tcPr>
          <w:p w14:paraId="705FD321"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2.4%</w:t>
            </w:r>
          </w:p>
        </w:tc>
        <w:tc>
          <w:tcPr>
            <w:tcW w:w="1440" w:type="dxa"/>
            <w:tcBorders>
              <w:top w:val="nil"/>
              <w:left w:val="nil"/>
              <w:bottom w:val="nil"/>
              <w:right w:val="nil"/>
            </w:tcBorders>
            <w:shd w:val="clear" w:color="auto" w:fill="auto"/>
            <w:noWrap/>
            <w:vAlign w:val="bottom"/>
            <w:hideMark/>
          </w:tcPr>
          <w:p w14:paraId="2733894F"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84.7%</w:t>
            </w:r>
          </w:p>
        </w:tc>
        <w:tc>
          <w:tcPr>
            <w:tcW w:w="1300" w:type="dxa"/>
            <w:tcBorders>
              <w:top w:val="nil"/>
              <w:left w:val="nil"/>
              <w:bottom w:val="nil"/>
              <w:right w:val="nil"/>
            </w:tcBorders>
            <w:shd w:val="clear" w:color="auto" w:fill="auto"/>
            <w:noWrap/>
            <w:vAlign w:val="bottom"/>
            <w:hideMark/>
          </w:tcPr>
          <w:p w14:paraId="7F2759F6"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8.2%</w:t>
            </w:r>
          </w:p>
        </w:tc>
      </w:tr>
      <w:tr w:rsidR="00A4405D" w:rsidRPr="00A4405D" w14:paraId="34A42ACB"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2C54809D" w14:textId="77777777"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 xml:space="preserve">% Without </w:t>
            </w:r>
            <w:proofErr w:type="spellStart"/>
            <w:r w:rsidRPr="00A4405D">
              <w:rPr>
                <w:rFonts w:ascii="Times New Roman" w:eastAsia="Times New Roman" w:hAnsi="Times New Roman" w:cs="Times New Roman"/>
                <w:color w:val="000000"/>
                <w:sz w:val="24"/>
                <w:szCs w:val="24"/>
              </w:rPr>
              <w:t>highschool</w:t>
            </w:r>
            <w:proofErr w:type="spellEnd"/>
            <w:r w:rsidRPr="00A4405D">
              <w:rPr>
                <w:rFonts w:ascii="Times New Roman" w:eastAsia="Times New Roman" w:hAnsi="Times New Roman" w:cs="Times New Roman"/>
                <w:color w:val="000000"/>
                <w:sz w:val="24"/>
                <w:szCs w:val="24"/>
              </w:rPr>
              <w:t xml:space="preserve"> degree</w:t>
            </w:r>
          </w:p>
        </w:tc>
        <w:tc>
          <w:tcPr>
            <w:tcW w:w="1000" w:type="dxa"/>
            <w:tcBorders>
              <w:top w:val="nil"/>
              <w:left w:val="nil"/>
              <w:bottom w:val="nil"/>
              <w:right w:val="nil"/>
            </w:tcBorders>
            <w:shd w:val="clear" w:color="auto" w:fill="auto"/>
            <w:noWrap/>
            <w:vAlign w:val="bottom"/>
            <w:hideMark/>
          </w:tcPr>
          <w:p w14:paraId="40D6CC6B"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w:t>
            </w:r>
          </w:p>
        </w:tc>
        <w:tc>
          <w:tcPr>
            <w:tcW w:w="1300" w:type="dxa"/>
            <w:tcBorders>
              <w:top w:val="nil"/>
              <w:left w:val="nil"/>
              <w:bottom w:val="nil"/>
              <w:right w:val="nil"/>
            </w:tcBorders>
            <w:shd w:val="clear" w:color="auto" w:fill="auto"/>
            <w:noWrap/>
            <w:vAlign w:val="bottom"/>
            <w:hideMark/>
          </w:tcPr>
          <w:p w14:paraId="0B6D065B"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15.2%</w:t>
            </w:r>
          </w:p>
        </w:tc>
        <w:tc>
          <w:tcPr>
            <w:tcW w:w="1300" w:type="dxa"/>
            <w:tcBorders>
              <w:top w:val="nil"/>
              <w:left w:val="nil"/>
              <w:bottom w:val="nil"/>
              <w:right w:val="nil"/>
            </w:tcBorders>
            <w:shd w:val="clear" w:color="auto" w:fill="auto"/>
            <w:noWrap/>
            <w:vAlign w:val="bottom"/>
            <w:hideMark/>
          </w:tcPr>
          <w:p w14:paraId="70999098"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10.0%</w:t>
            </w:r>
          </w:p>
        </w:tc>
        <w:tc>
          <w:tcPr>
            <w:tcW w:w="1440" w:type="dxa"/>
            <w:tcBorders>
              <w:top w:val="nil"/>
              <w:left w:val="nil"/>
              <w:bottom w:val="nil"/>
              <w:right w:val="nil"/>
            </w:tcBorders>
            <w:shd w:val="clear" w:color="auto" w:fill="auto"/>
            <w:noWrap/>
            <w:vAlign w:val="bottom"/>
            <w:hideMark/>
          </w:tcPr>
          <w:p w14:paraId="4E4D189F"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75.0%</w:t>
            </w:r>
          </w:p>
        </w:tc>
        <w:tc>
          <w:tcPr>
            <w:tcW w:w="1300" w:type="dxa"/>
            <w:tcBorders>
              <w:top w:val="nil"/>
              <w:left w:val="nil"/>
              <w:bottom w:val="nil"/>
              <w:right w:val="nil"/>
            </w:tcBorders>
            <w:shd w:val="clear" w:color="auto" w:fill="auto"/>
            <w:noWrap/>
            <w:vAlign w:val="bottom"/>
            <w:hideMark/>
          </w:tcPr>
          <w:p w14:paraId="7EB659E9"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14.0%</w:t>
            </w:r>
          </w:p>
        </w:tc>
      </w:tr>
      <w:tr w:rsidR="00A4405D" w:rsidRPr="00A4405D" w14:paraId="1A921220" w14:textId="77777777" w:rsidTr="00A4405D">
        <w:trPr>
          <w:trHeight w:val="315"/>
          <w:jc w:val="center"/>
        </w:trPr>
        <w:tc>
          <w:tcPr>
            <w:tcW w:w="3580" w:type="dxa"/>
            <w:tcBorders>
              <w:top w:val="nil"/>
              <w:left w:val="nil"/>
              <w:bottom w:val="nil"/>
              <w:right w:val="nil"/>
            </w:tcBorders>
            <w:shd w:val="clear" w:color="auto" w:fill="auto"/>
            <w:noWrap/>
            <w:vAlign w:val="bottom"/>
            <w:hideMark/>
          </w:tcPr>
          <w:p w14:paraId="190A7DFF" w14:textId="77777777"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Mean Income (Scaled $1000)</w:t>
            </w:r>
          </w:p>
        </w:tc>
        <w:tc>
          <w:tcPr>
            <w:tcW w:w="1000" w:type="dxa"/>
            <w:tcBorders>
              <w:top w:val="nil"/>
              <w:left w:val="nil"/>
              <w:bottom w:val="nil"/>
              <w:right w:val="nil"/>
            </w:tcBorders>
            <w:shd w:val="clear" w:color="auto" w:fill="auto"/>
            <w:noWrap/>
            <w:vAlign w:val="bottom"/>
            <w:hideMark/>
          </w:tcPr>
          <w:p w14:paraId="429067B8"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w:t>
            </w:r>
          </w:p>
        </w:tc>
        <w:tc>
          <w:tcPr>
            <w:tcW w:w="1300" w:type="dxa"/>
            <w:tcBorders>
              <w:top w:val="nil"/>
              <w:left w:val="nil"/>
              <w:bottom w:val="nil"/>
              <w:right w:val="nil"/>
            </w:tcBorders>
            <w:shd w:val="clear" w:color="auto" w:fill="auto"/>
            <w:noWrap/>
            <w:vAlign w:val="bottom"/>
            <w:hideMark/>
          </w:tcPr>
          <w:p w14:paraId="38E7CDA5"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$91.4</w:t>
            </w:r>
          </w:p>
        </w:tc>
        <w:tc>
          <w:tcPr>
            <w:tcW w:w="1300" w:type="dxa"/>
            <w:tcBorders>
              <w:top w:val="nil"/>
              <w:left w:val="nil"/>
              <w:bottom w:val="nil"/>
              <w:right w:val="nil"/>
            </w:tcBorders>
            <w:shd w:val="clear" w:color="auto" w:fill="auto"/>
            <w:noWrap/>
            <w:vAlign w:val="bottom"/>
            <w:hideMark/>
          </w:tcPr>
          <w:p w14:paraId="2FC8F794"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$81.4</w:t>
            </w:r>
          </w:p>
        </w:tc>
        <w:tc>
          <w:tcPr>
            <w:tcW w:w="1440" w:type="dxa"/>
            <w:tcBorders>
              <w:top w:val="nil"/>
              <w:left w:val="nil"/>
              <w:bottom w:val="nil"/>
              <w:right w:val="nil"/>
            </w:tcBorders>
            <w:shd w:val="clear" w:color="auto" w:fill="auto"/>
            <w:noWrap/>
            <w:vAlign w:val="bottom"/>
            <w:hideMark/>
          </w:tcPr>
          <w:p w14:paraId="4BCEAAED"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$434.7</w:t>
            </w:r>
          </w:p>
        </w:tc>
        <w:tc>
          <w:tcPr>
            <w:tcW w:w="1300" w:type="dxa"/>
            <w:tcBorders>
              <w:top w:val="nil"/>
              <w:left w:val="nil"/>
              <w:bottom w:val="nil"/>
              <w:right w:val="nil"/>
            </w:tcBorders>
            <w:shd w:val="clear" w:color="auto" w:fill="auto"/>
            <w:noWrap/>
            <w:vAlign w:val="bottom"/>
            <w:hideMark/>
          </w:tcPr>
          <w:p w14:paraId="52802ED9"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$45.3</w:t>
            </w:r>
          </w:p>
        </w:tc>
      </w:tr>
      <w:tr w:rsidR="00A4405D" w:rsidRPr="00A4405D" w14:paraId="0CD8D381" w14:textId="77777777" w:rsidTr="00A4405D">
        <w:trPr>
          <w:trHeight w:val="315"/>
          <w:jc w:val="center"/>
        </w:trPr>
        <w:tc>
          <w:tcPr>
            <w:tcW w:w="3580" w:type="dxa"/>
            <w:tcBorders>
              <w:top w:val="nil"/>
              <w:left w:val="nil"/>
              <w:bottom w:val="single" w:sz="4" w:space="0" w:color="auto"/>
              <w:right w:val="nil"/>
            </w:tcBorders>
            <w:shd w:val="clear" w:color="auto" w:fill="auto"/>
            <w:noWrap/>
            <w:vAlign w:val="bottom"/>
            <w:hideMark/>
          </w:tcPr>
          <w:p w14:paraId="70CE208D" w14:textId="77777777" w:rsidR="00A4405D" w:rsidRPr="00A4405D" w:rsidRDefault="00A4405D" w:rsidP="00A4405D">
            <w:pPr>
              <w:spacing w:after="0" w:line="240" w:lineRule="auto"/>
              <w:jc w:val="center"/>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Population Density</w:t>
            </w:r>
          </w:p>
        </w:tc>
        <w:tc>
          <w:tcPr>
            <w:tcW w:w="1000" w:type="dxa"/>
            <w:tcBorders>
              <w:top w:val="nil"/>
              <w:left w:val="nil"/>
              <w:bottom w:val="single" w:sz="4" w:space="0" w:color="auto"/>
              <w:right w:val="nil"/>
            </w:tcBorders>
            <w:shd w:val="clear" w:color="auto" w:fill="auto"/>
            <w:noWrap/>
            <w:vAlign w:val="bottom"/>
            <w:hideMark/>
          </w:tcPr>
          <w:p w14:paraId="2EC3B3A4"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0.00</w:t>
            </w:r>
          </w:p>
        </w:tc>
        <w:tc>
          <w:tcPr>
            <w:tcW w:w="1300" w:type="dxa"/>
            <w:tcBorders>
              <w:top w:val="nil"/>
              <w:left w:val="nil"/>
              <w:bottom w:val="single" w:sz="4" w:space="0" w:color="auto"/>
              <w:right w:val="nil"/>
            </w:tcBorders>
            <w:shd w:val="clear" w:color="auto" w:fill="auto"/>
            <w:noWrap/>
            <w:vAlign w:val="bottom"/>
            <w:hideMark/>
          </w:tcPr>
          <w:p w14:paraId="24CF5C24"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11.79</w:t>
            </w:r>
          </w:p>
        </w:tc>
        <w:tc>
          <w:tcPr>
            <w:tcW w:w="1300" w:type="dxa"/>
            <w:tcBorders>
              <w:top w:val="nil"/>
              <w:left w:val="nil"/>
              <w:bottom w:val="single" w:sz="4" w:space="0" w:color="auto"/>
              <w:right w:val="nil"/>
            </w:tcBorders>
            <w:shd w:val="clear" w:color="auto" w:fill="auto"/>
            <w:noWrap/>
            <w:vAlign w:val="bottom"/>
            <w:hideMark/>
          </w:tcPr>
          <w:p w14:paraId="420EA872"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8.62</w:t>
            </w:r>
          </w:p>
        </w:tc>
        <w:tc>
          <w:tcPr>
            <w:tcW w:w="1440" w:type="dxa"/>
            <w:tcBorders>
              <w:top w:val="nil"/>
              <w:left w:val="nil"/>
              <w:bottom w:val="single" w:sz="4" w:space="0" w:color="auto"/>
              <w:right w:val="nil"/>
            </w:tcBorders>
            <w:shd w:val="clear" w:color="auto" w:fill="auto"/>
            <w:noWrap/>
            <w:vAlign w:val="bottom"/>
            <w:hideMark/>
          </w:tcPr>
          <w:p w14:paraId="4760EF50"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148.09</w:t>
            </w:r>
          </w:p>
        </w:tc>
        <w:tc>
          <w:tcPr>
            <w:tcW w:w="1300" w:type="dxa"/>
            <w:tcBorders>
              <w:top w:val="nil"/>
              <w:left w:val="nil"/>
              <w:bottom w:val="single" w:sz="4" w:space="0" w:color="auto"/>
              <w:right w:val="nil"/>
            </w:tcBorders>
            <w:shd w:val="clear" w:color="auto" w:fill="auto"/>
            <w:noWrap/>
            <w:vAlign w:val="bottom"/>
            <w:hideMark/>
          </w:tcPr>
          <w:p w14:paraId="6CC997FE" w14:textId="77777777" w:rsidR="00A4405D" w:rsidRPr="00A4405D" w:rsidRDefault="00A4405D" w:rsidP="00A4405D">
            <w:pPr>
              <w:spacing w:after="0" w:line="240" w:lineRule="auto"/>
              <w:jc w:val="right"/>
              <w:rPr>
                <w:rFonts w:ascii="Times New Roman" w:eastAsia="Times New Roman" w:hAnsi="Times New Roman" w:cs="Times New Roman"/>
                <w:color w:val="000000"/>
                <w:sz w:val="24"/>
                <w:szCs w:val="24"/>
              </w:rPr>
            </w:pPr>
            <w:r w:rsidRPr="00A4405D">
              <w:rPr>
                <w:rFonts w:ascii="Times New Roman" w:eastAsia="Times New Roman" w:hAnsi="Times New Roman" w:cs="Times New Roman"/>
                <w:color w:val="000000"/>
                <w:sz w:val="24"/>
                <w:szCs w:val="24"/>
              </w:rPr>
              <w:t>12.76</w:t>
            </w:r>
          </w:p>
        </w:tc>
      </w:tr>
    </w:tbl>
    <w:p w14:paraId="6DD23A99" w14:textId="7DB4DE36" w:rsidR="00402B09" w:rsidRPr="002E4C0A" w:rsidRDefault="00402B09" w:rsidP="00A4405D">
      <w:pPr>
        <w:spacing w:line="360" w:lineRule="auto"/>
        <w:jc w:val="center"/>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Table </w:t>
      </w:r>
      <w:ins w:id="202" w:author="Zoey Spitzer" w:date="2024-08-20T22:39:00Z" w16du:dateUtc="2024-08-21T02:39:00Z">
        <w:r w:rsidR="00AA3EC7">
          <w:rPr>
            <w:rFonts w:ascii="Times New Roman" w:eastAsia="Times New Roman" w:hAnsi="Times New Roman" w:cs="Times New Roman"/>
            <w:sz w:val="24"/>
            <w:szCs w:val="24"/>
          </w:rPr>
          <w:t>2</w:t>
        </w:r>
      </w:ins>
      <w:del w:id="203" w:author="Zoey Spitzer" w:date="2024-08-20T22:39:00Z" w16du:dateUtc="2024-08-21T02:39:00Z">
        <w:r w:rsidR="00422579" w:rsidDel="00AA3EC7">
          <w:rPr>
            <w:rFonts w:ascii="Times New Roman" w:eastAsia="Times New Roman" w:hAnsi="Times New Roman" w:cs="Times New Roman"/>
            <w:sz w:val="24"/>
            <w:szCs w:val="24"/>
          </w:rPr>
          <w:delText>1</w:delText>
        </w:r>
      </w:del>
      <w:r w:rsidRPr="002E4C0A">
        <w:rPr>
          <w:rFonts w:ascii="Times New Roman" w:eastAsia="Times New Roman" w:hAnsi="Times New Roman" w:cs="Times New Roman"/>
          <w:sz w:val="24"/>
          <w:szCs w:val="24"/>
        </w:rPr>
        <w:t>. Summary Statistics</w:t>
      </w:r>
    </w:p>
    <w:p w14:paraId="6863CE58" w14:textId="594B8973" w:rsidR="00402B09" w:rsidRPr="00150B8B" w:rsidRDefault="00741AE0" w:rsidP="00402B09">
      <w:pPr>
        <w:pStyle w:val="Heading2"/>
        <w:rPr>
          <w:rFonts w:ascii="Times New Roman" w:eastAsia="Times New Roman" w:hAnsi="Times New Roman" w:cs="Times New Roman"/>
          <w:color w:val="auto"/>
        </w:rPr>
      </w:pPr>
      <w:r>
        <w:rPr>
          <w:rFonts w:ascii="Times New Roman" w:eastAsia="Times New Roman" w:hAnsi="Times New Roman" w:cs="Times New Roman"/>
          <w:color w:val="auto"/>
        </w:rPr>
        <w:t>Statistical</w:t>
      </w:r>
      <w:r w:rsidR="00CD2025">
        <w:rPr>
          <w:rFonts w:ascii="Times New Roman" w:eastAsia="Times New Roman" w:hAnsi="Times New Roman" w:cs="Times New Roman"/>
          <w:color w:val="auto"/>
        </w:rPr>
        <w:t xml:space="preserve"> </w:t>
      </w:r>
      <w:r w:rsidR="00402B09" w:rsidRPr="00150B8B">
        <w:rPr>
          <w:rFonts w:ascii="Times New Roman" w:eastAsia="Times New Roman" w:hAnsi="Times New Roman" w:cs="Times New Roman"/>
          <w:color w:val="auto"/>
        </w:rPr>
        <w:t>Results</w:t>
      </w:r>
    </w:p>
    <w:p w14:paraId="57EFF1CA" w14:textId="19487803"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Table </w:t>
      </w:r>
      <w:ins w:id="204" w:author="Zoey Spitzer" w:date="2024-08-20T22:39:00Z" w16du:dateUtc="2024-08-21T02:39:00Z">
        <w:r w:rsidR="00AA3EC7">
          <w:rPr>
            <w:rFonts w:ascii="Times New Roman" w:eastAsia="Times New Roman" w:hAnsi="Times New Roman" w:cs="Times New Roman"/>
            <w:sz w:val="24"/>
            <w:szCs w:val="24"/>
          </w:rPr>
          <w:t>3</w:t>
        </w:r>
      </w:ins>
      <w:del w:id="205" w:author="Zoey Spitzer" w:date="2024-08-20T22:39:00Z" w16du:dateUtc="2024-08-21T02:39:00Z">
        <w:r w:rsidR="00422579" w:rsidDel="00AA3EC7">
          <w:rPr>
            <w:rFonts w:ascii="Times New Roman" w:eastAsia="Times New Roman" w:hAnsi="Times New Roman" w:cs="Times New Roman"/>
            <w:sz w:val="24"/>
            <w:szCs w:val="24"/>
          </w:rPr>
          <w:delText>2</w:delText>
        </w:r>
      </w:del>
      <w:r w:rsidRPr="002E4C0A">
        <w:rPr>
          <w:rFonts w:ascii="Times New Roman" w:eastAsia="Times New Roman" w:hAnsi="Times New Roman" w:cs="Times New Roman"/>
          <w:sz w:val="24"/>
          <w:szCs w:val="24"/>
        </w:rPr>
        <w:t xml:space="preserve"> shows the results of four models</w:t>
      </w:r>
      <w:r>
        <w:rPr>
          <w:rFonts w:ascii="Times New Roman" w:eastAsia="Times New Roman" w:hAnsi="Times New Roman" w:cs="Times New Roman"/>
          <w:sz w:val="24"/>
          <w:szCs w:val="24"/>
        </w:rPr>
        <w:t>,</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each </w:t>
      </w:r>
      <w:r w:rsidR="00311A26">
        <w:rPr>
          <w:rFonts w:ascii="Times New Roman" w:eastAsia="Times New Roman" w:hAnsi="Times New Roman" w:cs="Times New Roman"/>
          <w:sz w:val="24"/>
          <w:szCs w:val="24"/>
        </w:rPr>
        <w:t xml:space="preserve">examining </w:t>
      </w:r>
      <w:r>
        <w:rPr>
          <w:rFonts w:ascii="Times New Roman" w:eastAsia="Times New Roman" w:hAnsi="Times New Roman" w:cs="Times New Roman"/>
          <w:sz w:val="24"/>
          <w:szCs w:val="24"/>
        </w:rPr>
        <w:t>one of the four</w:t>
      </w:r>
      <w:r w:rsidRPr="002E4C0A">
        <w:rPr>
          <w:rFonts w:ascii="Times New Roman" w:eastAsia="Times New Roman" w:hAnsi="Times New Roman" w:cs="Times New Roman"/>
          <w:sz w:val="24"/>
          <w:szCs w:val="24"/>
        </w:rPr>
        <w:t xml:space="preserve"> environmental burdens as dependent variables</w:t>
      </w:r>
      <w:ins w:id="206" w:author="Zoey Spitzer" w:date="2024-08-18T13:20:00Z" w16du:dateUtc="2024-08-18T17:20:00Z">
        <w:r w:rsidR="005C430E">
          <w:rPr>
            <w:rStyle w:val="FootnoteReference"/>
            <w:rFonts w:ascii="Times New Roman" w:eastAsia="Times New Roman" w:hAnsi="Times New Roman" w:cs="Times New Roman"/>
            <w:sz w:val="24"/>
            <w:szCs w:val="24"/>
          </w:rPr>
          <w:footnoteReference w:id="5"/>
        </w:r>
      </w:ins>
      <w:r w:rsidRPr="002E4C0A">
        <w:rPr>
          <w:rFonts w:ascii="Times New Roman" w:eastAsia="Times New Roman" w:hAnsi="Times New Roman" w:cs="Times New Roman"/>
          <w:sz w:val="24"/>
          <w:szCs w:val="24"/>
        </w:rPr>
        <w:t xml:space="preserve">. </w:t>
      </w:r>
      <w:r w:rsidR="00D34FAC">
        <w:rPr>
          <w:rFonts w:ascii="Times New Roman" w:eastAsia="Times New Roman" w:hAnsi="Times New Roman" w:cs="Times New Roman"/>
          <w:sz w:val="24"/>
          <w:szCs w:val="24"/>
        </w:rPr>
        <w:t xml:space="preserve">Figure </w:t>
      </w:r>
      <w:r w:rsidR="00B24648">
        <w:rPr>
          <w:rFonts w:ascii="Times New Roman" w:eastAsia="Times New Roman" w:hAnsi="Times New Roman" w:cs="Times New Roman"/>
          <w:sz w:val="24"/>
          <w:szCs w:val="24"/>
        </w:rPr>
        <w:t>7</w:t>
      </w:r>
      <w:r w:rsidR="00D34FAC">
        <w:rPr>
          <w:rFonts w:ascii="Times New Roman" w:eastAsia="Times New Roman" w:hAnsi="Times New Roman" w:cs="Times New Roman"/>
          <w:sz w:val="24"/>
          <w:szCs w:val="24"/>
        </w:rPr>
        <w:t xml:space="preserve"> visualizes these models as Forest Plots (Fagerland, 2015). The horizontal line over each estimate point represents the 95% confidence interval. </w:t>
      </w:r>
      <w:r>
        <w:rPr>
          <w:rFonts w:ascii="Times New Roman" w:eastAsia="Times New Roman" w:hAnsi="Times New Roman" w:cs="Times New Roman"/>
          <w:sz w:val="24"/>
          <w:szCs w:val="24"/>
        </w:rPr>
        <w:t>T</w:t>
      </w:r>
      <w:r w:rsidRPr="002E4C0A">
        <w:rPr>
          <w:rFonts w:ascii="Times New Roman" w:eastAsia="Times New Roman" w:hAnsi="Times New Roman" w:cs="Times New Roman"/>
          <w:sz w:val="24"/>
          <w:szCs w:val="24"/>
        </w:rPr>
        <w:t xml:space="preserve">able </w:t>
      </w:r>
      <w:ins w:id="208" w:author="Zoey Spitzer" w:date="2024-08-20T22:40:00Z" w16du:dateUtc="2024-08-21T02:40:00Z">
        <w:r w:rsidR="00AA3EC7">
          <w:rPr>
            <w:rFonts w:ascii="Times New Roman" w:eastAsia="Times New Roman" w:hAnsi="Times New Roman" w:cs="Times New Roman"/>
            <w:sz w:val="24"/>
            <w:szCs w:val="24"/>
          </w:rPr>
          <w:t>3</w:t>
        </w:r>
      </w:ins>
      <w:del w:id="209" w:author="Zoey Spitzer" w:date="2024-08-20T22:40:00Z" w16du:dateUtc="2024-08-21T02:40:00Z">
        <w:r w:rsidR="00422579" w:rsidDel="00AA3EC7">
          <w:rPr>
            <w:rFonts w:ascii="Times New Roman" w:eastAsia="Times New Roman" w:hAnsi="Times New Roman" w:cs="Times New Roman"/>
            <w:sz w:val="24"/>
            <w:szCs w:val="24"/>
          </w:rPr>
          <w:delText>2</w:delText>
        </w:r>
      </w:del>
      <w:r w:rsidRPr="002E4C0A">
        <w:rPr>
          <w:rFonts w:ascii="Times New Roman" w:eastAsia="Times New Roman" w:hAnsi="Times New Roman" w:cs="Times New Roman"/>
          <w:sz w:val="24"/>
          <w:szCs w:val="24"/>
        </w:rPr>
        <w:t xml:space="preserve"> report</w:t>
      </w:r>
      <w:r>
        <w:rPr>
          <w:rFonts w:ascii="Times New Roman" w:eastAsia="Times New Roman" w:hAnsi="Times New Roman" w:cs="Times New Roman"/>
          <w:sz w:val="24"/>
          <w:szCs w:val="24"/>
        </w:rPr>
        <w:t xml:space="preserve">s </w:t>
      </w:r>
      <w:r w:rsidRPr="002E4C0A">
        <w:rPr>
          <w:rFonts w:ascii="Times New Roman" w:eastAsia="Times New Roman" w:hAnsi="Times New Roman" w:cs="Times New Roman"/>
          <w:sz w:val="24"/>
          <w:szCs w:val="24"/>
        </w:rPr>
        <w:t>VIF values</w:t>
      </w:r>
      <w:r>
        <w:rPr>
          <w:rFonts w:ascii="Times New Roman" w:eastAsia="Times New Roman" w:hAnsi="Times New Roman" w:cs="Times New Roman"/>
          <w:sz w:val="24"/>
          <w:szCs w:val="24"/>
        </w:rPr>
        <w:t>, which</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each </w:t>
      </w:r>
      <w:r w:rsidRPr="002E4C0A">
        <w:rPr>
          <w:rFonts w:ascii="Times New Roman" w:eastAsia="Times New Roman" w:hAnsi="Times New Roman" w:cs="Times New Roman"/>
          <w:sz w:val="24"/>
          <w:szCs w:val="24"/>
        </w:rPr>
        <w:t>are less than 5</w:t>
      </w:r>
      <w:r>
        <w:rPr>
          <w:rFonts w:ascii="Times New Roman" w:eastAsia="Times New Roman" w:hAnsi="Times New Roman" w:cs="Times New Roman"/>
          <w:sz w:val="24"/>
          <w:szCs w:val="24"/>
        </w:rPr>
        <w:t>.0</w:t>
      </w:r>
      <w:r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well below </w:t>
      </w:r>
      <w:r w:rsidRPr="002E4C0A">
        <w:rPr>
          <w:rFonts w:ascii="Times New Roman" w:eastAsia="Times New Roman" w:hAnsi="Times New Roman" w:cs="Times New Roman"/>
          <w:sz w:val="24"/>
          <w:szCs w:val="24"/>
        </w:rPr>
        <w:t xml:space="preserve">the threshold for indicating collinearity </w:t>
      </w:r>
      <w:r>
        <w:rPr>
          <w:rFonts w:ascii="Times New Roman" w:eastAsia="Times New Roman" w:hAnsi="Times New Roman" w:cs="Times New Roman"/>
          <w:sz w:val="24"/>
          <w:szCs w:val="24"/>
        </w:rPr>
        <w:t>as a</w:t>
      </w:r>
      <w:r w:rsidRPr="002E4C0A">
        <w:rPr>
          <w:rFonts w:ascii="Times New Roman" w:eastAsia="Times New Roman" w:hAnsi="Times New Roman" w:cs="Times New Roman"/>
          <w:sz w:val="24"/>
          <w:szCs w:val="24"/>
        </w:rPr>
        <w:t xml:space="preserve"> concern (O’Brien, 2007). </w:t>
      </w:r>
      <w:bookmarkStart w:id="210" w:name="_Hlk174879640"/>
      <w:commentRangeStart w:id="211"/>
      <w:del w:id="212" w:author="Zoey Spitzer" w:date="2024-08-18T13:20:00Z" w16du:dateUtc="2024-08-18T17:20:00Z">
        <w:r w:rsidDel="005C430E">
          <w:rPr>
            <w:rFonts w:ascii="Times New Roman" w:eastAsia="Times New Roman" w:hAnsi="Times New Roman" w:cs="Times New Roman"/>
            <w:sz w:val="24"/>
            <w:szCs w:val="24"/>
          </w:rPr>
          <w:delText>T</w:delText>
        </w:r>
        <w:r w:rsidRPr="002E4C0A" w:rsidDel="005C430E">
          <w:rPr>
            <w:rFonts w:ascii="Times New Roman" w:eastAsia="Times New Roman" w:hAnsi="Times New Roman" w:cs="Times New Roman"/>
            <w:sz w:val="24"/>
            <w:szCs w:val="24"/>
          </w:rPr>
          <w:delText xml:space="preserve">he Breusch-Pagan </w:delText>
        </w:r>
        <w:r w:rsidDel="005C430E">
          <w:rPr>
            <w:rFonts w:ascii="Times New Roman" w:eastAsia="Times New Roman" w:hAnsi="Times New Roman" w:cs="Times New Roman"/>
            <w:sz w:val="24"/>
            <w:szCs w:val="24"/>
          </w:rPr>
          <w:delText xml:space="preserve">test </w:delText>
        </w:r>
        <w:r w:rsidRPr="002E4C0A" w:rsidDel="005C430E">
          <w:rPr>
            <w:rFonts w:ascii="Times New Roman" w:eastAsia="Times New Roman" w:hAnsi="Times New Roman" w:cs="Times New Roman"/>
            <w:sz w:val="24"/>
            <w:szCs w:val="24"/>
          </w:rPr>
          <w:delText xml:space="preserve">statistics </w:delText>
        </w:r>
        <w:r w:rsidDel="005C430E">
          <w:rPr>
            <w:rFonts w:ascii="Times New Roman" w:eastAsia="Times New Roman" w:hAnsi="Times New Roman" w:cs="Times New Roman"/>
            <w:sz w:val="24"/>
            <w:szCs w:val="24"/>
          </w:rPr>
          <w:delText xml:space="preserve">indicate </w:delText>
        </w:r>
        <w:r w:rsidRPr="002E4C0A" w:rsidDel="005C430E">
          <w:rPr>
            <w:rFonts w:ascii="Times New Roman" w:eastAsia="Times New Roman" w:hAnsi="Times New Roman" w:cs="Times New Roman"/>
            <w:sz w:val="24"/>
            <w:szCs w:val="24"/>
          </w:rPr>
          <w:delText xml:space="preserve">heteroskedasticity is found likely present in all the models. To correct for this, all models in table </w:delText>
        </w:r>
        <w:r w:rsidR="00422579" w:rsidDel="005C430E">
          <w:rPr>
            <w:rFonts w:ascii="Times New Roman" w:eastAsia="Times New Roman" w:hAnsi="Times New Roman" w:cs="Times New Roman"/>
            <w:sz w:val="24"/>
            <w:szCs w:val="24"/>
          </w:rPr>
          <w:delText>2</w:delText>
        </w:r>
        <w:r w:rsidRPr="002E4C0A" w:rsidDel="005C430E">
          <w:rPr>
            <w:rFonts w:ascii="Times New Roman" w:eastAsia="Times New Roman" w:hAnsi="Times New Roman" w:cs="Times New Roman"/>
            <w:sz w:val="24"/>
            <w:szCs w:val="24"/>
          </w:rPr>
          <w:delText xml:space="preserve"> are run with White’s standard errors</w:delText>
        </w:r>
        <w:bookmarkEnd w:id="210"/>
        <w:r w:rsidRPr="002E4C0A" w:rsidDel="005C430E">
          <w:rPr>
            <w:rFonts w:ascii="Times New Roman" w:eastAsia="Times New Roman" w:hAnsi="Times New Roman" w:cs="Times New Roman"/>
            <w:sz w:val="24"/>
            <w:szCs w:val="24"/>
          </w:rPr>
          <w:delText xml:space="preserve">. </w:delText>
        </w:r>
        <w:commentRangeEnd w:id="211"/>
        <w:r w:rsidR="00311A26" w:rsidDel="005C430E">
          <w:rPr>
            <w:rStyle w:val="CommentReference"/>
          </w:rPr>
          <w:commentReference w:id="211"/>
        </w:r>
      </w:del>
    </w:p>
    <w:p w14:paraId="2B1BBAD6" w14:textId="5B5C4037" w:rsidR="00402B09" w:rsidRPr="002E4C0A" w:rsidRDefault="00AE49CB"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F-statistics are significant for all</w:t>
      </w:r>
      <w:r w:rsidR="00311A26">
        <w:rPr>
          <w:rFonts w:ascii="Times New Roman" w:eastAsia="Times New Roman" w:hAnsi="Times New Roman" w:cs="Times New Roman"/>
          <w:sz w:val="24"/>
          <w:szCs w:val="24"/>
        </w:rPr>
        <w:t xml:space="preserve"> models</w:t>
      </w:r>
      <w:r>
        <w:rPr>
          <w:rFonts w:ascii="Times New Roman" w:eastAsia="Times New Roman" w:hAnsi="Times New Roman" w:cs="Times New Roman"/>
          <w:sz w:val="24"/>
          <w:szCs w:val="24"/>
        </w:rPr>
        <w:t xml:space="preserve">, </w:t>
      </w:r>
      <w:r w:rsidR="00311A26">
        <w:rPr>
          <w:rFonts w:ascii="Times New Roman" w:eastAsia="Times New Roman" w:hAnsi="Times New Roman" w:cs="Times New Roman"/>
          <w:sz w:val="24"/>
          <w:szCs w:val="24"/>
        </w:rPr>
        <w:t xml:space="preserve">which indicates that </w:t>
      </w:r>
      <w:r>
        <w:rPr>
          <w:rFonts w:ascii="Times New Roman" w:eastAsia="Times New Roman" w:hAnsi="Times New Roman" w:cs="Times New Roman"/>
          <w:sz w:val="24"/>
          <w:szCs w:val="24"/>
        </w:rPr>
        <w:t>the independent variables in each model have good explanatory power</w:t>
      </w:r>
      <w:ins w:id="213" w:author="Zoey Spitzer" w:date="2024-08-18T13:21:00Z" w16du:dateUtc="2024-08-18T17:21:00Z">
        <w:r w:rsidR="005C430E">
          <w:rPr>
            <w:rStyle w:val="FootnoteReference"/>
            <w:rFonts w:ascii="Times New Roman" w:eastAsia="Times New Roman" w:hAnsi="Times New Roman" w:cs="Times New Roman"/>
            <w:sz w:val="24"/>
            <w:szCs w:val="24"/>
          </w:rPr>
          <w:footnoteReference w:id="6"/>
        </w:r>
      </w:ins>
      <w:r>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 xml:space="preserve">The model for air pollution shows that much of the variation for this environmental burden is accounted for. </w:t>
      </w:r>
      <w:commentRangeStart w:id="215"/>
      <w:del w:id="216" w:author="Zoey Spitzer" w:date="2024-08-18T13:21:00Z" w16du:dateUtc="2024-08-18T17:21:00Z">
        <w:r w:rsidR="00402B09" w:rsidRPr="002E4C0A" w:rsidDel="005C430E">
          <w:rPr>
            <w:rFonts w:ascii="Times New Roman" w:eastAsia="Times New Roman" w:hAnsi="Times New Roman" w:cs="Times New Roman"/>
            <w:sz w:val="24"/>
            <w:szCs w:val="24"/>
          </w:rPr>
          <w:delText xml:space="preserve">The incomplete plumbing model has a relatively low </w:delText>
        </w:r>
      </w:del>
      <m:oMath>
        <m:sSup>
          <m:sSupPr>
            <m:ctrlPr>
              <w:del w:id="217" w:author="Zoey Spitzer" w:date="2024-08-18T13:21:00Z" w16du:dateUtc="2024-08-18T17:21:00Z">
                <w:rPr>
                  <w:rFonts w:ascii="Cambria Math" w:eastAsia="Times New Roman" w:hAnsi="Cambria Math" w:cs="Times New Roman"/>
                  <w:i/>
                  <w:sz w:val="24"/>
                  <w:szCs w:val="24"/>
                </w:rPr>
              </w:del>
            </m:ctrlPr>
          </m:sSupPr>
          <m:e>
            <m:r>
              <w:del w:id="218" w:author="Zoey Spitzer" w:date="2024-08-18T13:21:00Z" w16du:dateUtc="2024-08-18T17:21:00Z">
                <w:rPr>
                  <w:rFonts w:ascii="Cambria Math" w:eastAsia="Times New Roman" w:hAnsi="Cambria Math" w:cs="Times New Roman"/>
                  <w:sz w:val="24"/>
                  <w:szCs w:val="24"/>
                </w:rPr>
                <m:t>R</m:t>
              </w:del>
            </m:r>
          </m:e>
          <m:sup>
            <m:r>
              <w:del w:id="219" w:author="Zoey Spitzer" w:date="2024-08-18T13:21:00Z" w16du:dateUtc="2024-08-18T17:21:00Z">
                <w:rPr>
                  <w:rFonts w:ascii="Cambria Math" w:eastAsia="Times New Roman" w:hAnsi="Cambria Math" w:cs="Times New Roman"/>
                  <w:sz w:val="24"/>
                  <w:szCs w:val="24"/>
                </w:rPr>
                <m:t>2</m:t>
              </w:del>
            </m:r>
          </m:sup>
        </m:sSup>
      </m:oMath>
      <w:del w:id="220" w:author="Zoey Spitzer" w:date="2024-08-18T13:21:00Z" w16du:dateUtc="2024-08-18T17:21:00Z">
        <w:r w:rsidR="00402B09" w:rsidRPr="002E4C0A" w:rsidDel="005C430E">
          <w:rPr>
            <w:rFonts w:ascii="Times New Roman" w:eastAsia="Times New Roman" w:hAnsi="Times New Roman" w:cs="Times New Roman"/>
            <w:sz w:val="24"/>
            <w:szCs w:val="24"/>
          </w:rPr>
          <w:delText xml:space="preserve">, unsurprising as only 0.5% of all households in the </w:delText>
        </w:r>
        <w:r w:rsidR="00402B09" w:rsidDel="005C430E">
          <w:rPr>
            <w:rFonts w:ascii="Times New Roman" w:eastAsia="Times New Roman" w:hAnsi="Times New Roman" w:cs="Times New Roman"/>
            <w:sz w:val="24"/>
            <w:szCs w:val="24"/>
          </w:rPr>
          <w:delText>ARCRW</w:delText>
        </w:r>
        <w:r w:rsidR="00402B09" w:rsidRPr="002E4C0A" w:rsidDel="005C430E">
          <w:rPr>
            <w:rFonts w:ascii="Times New Roman" w:eastAsia="Times New Roman" w:hAnsi="Times New Roman" w:cs="Times New Roman"/>
            <w:sz w:val="24"/>
            <w:szCs w:val="24"/>
          </w:rPr>
          <w:delText xml:space="preserve"> have incomplete indoor plumbing. </w:delText>
        </w:r>
        <w:r w:rsidR="00311A26" w:rsidDel="005C430E">
          <w:rPr>
            <w:rFonts w:ascii="Times New Roman" w:eastAsia="Times New Roman" w:hAnsi="Times New Roman" w:cs="Times New Roman"/>
            <w:sz w:val="24"/>
            <w:szCs w:val="24"/>
          </w:rPr>
          <w:delText>T</w:delText>
        </w:r>
        <w:r w:rsidR="00402B09" w:rsidRPr="002E4C0A" w:rsidDel="005C430E">
          <w:rPr>
            <w:rFonts w:ascii="Times New Roman" w:eastAsia="Times New Roman" w:hAnsi="Times New Roman" w:cs="Times New Roman"/>
            <w:sz w:val="24"/>
            <w:szCs w:val="24"/>
          </w:rPr>
          <w:delText>he</w:delText>
        </w:r>
        <w:r w:rsidR="00311A26" w:rsidDel="005C430E">
          <w:rPr>
            <w:rFonts w:ascii="Times New Roman" w:eastAsia="Times New Roman" w:hAnsi="Times New Roman" w:cs="Times New Roman"/>
            <w:sz w:val="24"/>
            <w:szCs w:val="24"/>
          </w:rPr>
          <w:delText xml:space="preserve"> low</w:delText>
        </w:r>
        <w:r w:rsidR="00402B09" w:rsidRPr="002E4C0A" w:rsidDel="005C430E">
          <w:rPr>
            <w:rFonts w:ascii="Times New Roman" w:eastAsia="Times New Roman" w:hAnsi="Times New Roman" w:cs="Times New Roman"/>
            <w:sz w:val="24"/>
            <w:szCs w:val="24"/>
          </w:rPr>
          <w:delText xml:space="preserve"> </w:delText>
        </w:r>
      </w:del>
      <m:oMath>
        <m:sSup>
          <m:sSupPr>
            <m:ctrlPr>
              <w:del w:id="221" w:author="Zoey Spitzer" w:date="2024-08-18T13:21:00Z" w16du:dateUtc="2024-08-18T17:21:00Z">
                <w:rPr>
                  <w:rFonts w:ascii="Cambria Math" w:eastAsia="Times New Roman" w:hAnsi="Cambria Math" w:cs="Times New Roman"/>
                  <w:i/>
                  <w:sz w:val="24"/>
                  <w:szCs w:val="24"/>
                </w:rPr>
              </w:del>
            </m:ctrlPr>
          </m:sSupPr>
          <m:e>
            <m:r>
              <w:del w:id="222" w:author="Zoey Spitzer" w:date="2024-08-18T13:21:00Z" w16du:dateUtc="2024-08-18T17:21:00Z">
                <w:rPr>
                  <w:rFonts w:ascii="Cambria Math" w:eastAsia="Times New Roman" w:hAnsi="Cambria Math" w:cs="Times New Roman"/>
                  <w:sz w:val="24"/>
                  <w:szCs w:val="24"/>
                </w:rPr>
                <m:t>R</m:t>
              </w:del>
            </m:r>
          </m:e>
          <m:sup>
            <m:r>
              <w:del w:id="223" w:author="Zoey Spitzer" w:date="2024-08-18T13:21:00Z" w16du:dateUtc="2024-08-18T17:21:00Z">
                <w:rPr>
                  <w:rFonts w:ascii="Cambria Math" w:eastAsia="Times New Roman" w:hAnsi="Cambria Math" w:cs="Times New Roman"/>
                  <w:sz w:val="24"/>
                  <w:szCs w:val="24"/>
                </w:rPr>
                <m:t>2</m:t>
              </w:del>
            </m:r>
          </m:sup>
        </m:sSup>
      </m:oMath>
      <w:del w:id="224" w:author="Zoey Spitzer" w:date="2024-08-18T13:21:00Z" w16du:dateUtc="2024-08-18T17:21:00Z">
        <w:r w:rsidR="00402B09" w:rsidRPr="002E4C0A" w:rsidDel="005C430E">
          <w:rPr>
            <w:rFonts w:ascii="Times New Roman" w:eastAsia="Times New Roman" w:hAnsi="Times New Roman" w:cs="Times New Roman"/>
            <w:sz w:val="24"/>
            <w:szCs w:val="24"/>
          </w:rPr>
          <w:delText xml:space="preserve"> for the Leaky UST model </w:delText>
        </w:r>
        <w:r w:rsidR="00311A26" w:rsidDel="005C430E">
          <w:rPr>
            <w:rFonts w:ascii="Times New Roman" w:eastAsia="Times New Roman" w:hAnsi="Times New Roman" w:cs="Times New Roman"/>
            <w:sz w:val="24"/>
            <w:szCs w:val="24"/>
          </w:rPr>
          <w:delText>suggests</w:delText>
        </w:r>
        <w:r w:rsidR="00B461EB" w:rsidDel="005C430E">
          <w:rPr>
            <w:rFonts w:ascii="Times New Roman" w:eastAsia="Times New Roman" w:hAnsi="Times New Roman" w:cs="Times New Roman"/>
            <w:sz w:val="24"/>
            <w:szCs w:val="24"/>
          </w:rPr>
          <w:delText xml:space="preserve"> there </w:delText>
        </w:r>
        <w:r w:rsidR="00311A26" w:rsidDel="005C430E">
          <w:rPr>
            <w:rFonts w:ascii="Times New Roman" w:eastAsia="Times New Roman" w:hAnsi="Times New Roman" w:cs="Times New Roman"/>
            <w:sz w:val="24"/>
            <w:szCs w:val="24"/>
          </w:rPr>
          <w:delText xml:space="preserve">are </w:delText>
        </w:r>
        <w:r w:rsidR="00B461EB" w:rsidDel="005C430E">
          <w:rPr>
            <w:rFonts w:ascii="Times New Roman" w:eastAsia="Times New Roman" w:hAnsi="Times New Roman" w:cs="Times New Roman"/>
            <w:sz w:val="24"/>
            <w:szCs w:val="24"/>
          </w:rPr>
          <w:delText xml:space="preserve">unobservable factors contributing to the density of leaky USTs. </w:delText>
        </w:r>
        <w:commentRangeEnd w:id="215"/>
        <w:r w:rsidR="00311A26" w:rsidDel="005C430E">
          <w:rPr>
            <w:rStyle w:val="CommentReference"/>
          </w:rPr>
          <w:commentReference w:id="215"/>
        </w:r>
      </w:del>
    </w:p>
    <w:p w14:paraId="3E136652" w14:textId="35EFDC82" w:rsidR="00B55259" w:rsidRPr="004C0CDF" w:rsidRDefault="00992D45" w:rsidP="00402B09">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w:t>
      </w:r>
      <w:r w:rsidR="00B55259" w:rsidRPr="004C0CDF">
        <w:rPr>
          <w:rFonts w:ascii="Times New Roman" w:eastAsia="Times New Roman" w:hAnsi="Times New Roman" w:cs="Times New Roman"/>
          <w:b/>
          <w:bCs/>
          <w:sz w:val="24"/>
          <w:szCs w:val="24"/>
        </w:rPr>
        <w:t xml:space="preserve">ater quality, </w:t>
      </w:r>
      <w:del w:id="225" w:author="Zoey Spitzer" w:date="2024-08-20T23:10:00Z" w16du:dateUtc="2024-08-21T03:10:00Z">
        <w:r w:rsidR="00B55259" w:rsidRPr="004C0CDF" w:rsidDel="001F2FCD">
          <w:rPr>
            <w:rFonts w:ascii="Times New Roman" w:eastAsia="Times New Roman" w:hAnsi="Times New Roman" w:cs="Times New Roman"/>
            <w:b/>
            <w:bCs/>
            <w:sz w:val="24"/>
            <w:szCs w:val="24"/>
          </w:rPr>
          <w:delText>air pollution</w:delText>
        </w:r>
      </w:del>
      <w:ins w:id="226" w:author="Zoey Spitzer" w:date="2024-08-20T23:10:00Z" w16du:dateUtc="2024-08-21T03:10:00Z">
        <w:r w:rsidR="001F2FCD">
          <w:rPr>
            <w:rFonts w:ascii="Times New Roman" w:eastAsia="Times New Roman" w:hAnsi="Times New Roman" w:cs="Times New Roman"/>
            <w:b/>
            <w:bCs/>
            <w:sz w:val="24"/>
            <w:szCs w:val="24"/>
          </w:rPr>
          <w:t>DPIA</w:t>
        </w:r>
      </w:ins>
      <w:r w:rsidR="00B55259" w:rsidRPr="004C0CDF">
        <w:rPr>
          <w:rFonts w:ascii="Times New Roman" w:eastAsia="Times New Roman" w:hAnsi="Times New Roman" w:cs="Times New Roman"/>
          <w:b/>
          <w:bCs/>
          <w:sz w:val="24"/>
          <w:szCs w:val="24"/>
        </w:rPr>
        <w:t xml:space="preserve"> and leaky USTs</w:t>
      </w:r>
    </w:p>
    <w:p w14:paraId="61DB5F29" w14:textId="470198EE"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Relating to </w:t>
      </w:r>
      <w:r w:rsidR="00311A26">
        <w:rPr>
          <w:rFonts w:ascii="Times New Roman" w:eastAsia="Times New Roman" w:hAnsi="Times New Roman" w:cs="Times New Roman"/>
          <w:sz w:val="24"/>
          <w:szCs w:val="24"/>
        </w:rPr>
        <w:t xml:space="preserve">air and </w:t>
      </w:r>
      <w:r w:rsidRPr="002E4C0A">
        <w:rPr>
          <w:rFonts w:ascii="Times New Roman" w:eastAsia="Times New Roman" w:hAnsi="Times New Roman" w:cs="Times New Roman"/>
          <w:sz w:val="24"/>
          <w:szCs w:val="24"/>
        </w:rPr>
        <w:t xml:space="preserve">water quality, models (1) and (2) show interesting results. Tracts with higher </w:t>
      </w:r>
      <w:del w:id="227" w:author="Zoey Spitzer" w:date="2024-08-20T23:11:00Z" w16du:dateUtc="2024-08-21T03:11:00Z">
        <w:r w:rsidRPr="002E4C0A" w:rsidDel="001F2FCD">
          <w:rPr>
            <w:rFonts w:ascii="Times New Roman" w:eastAsia="Times New Roman" w:hAnsi="Times New Roman" w:cs="Times New Roman"/>
            <w:sz w:val="24"/>
            <w:szCs w:val="24"/>
          </w:rPr>
          <w:delText>air pollution prevalence</w:delText>
        </w:r>
      </w:del>
      <w:ins w:id="228" w:author="Zoey Spitzer" w:date="2024-08-20T23:11:00Z" w16du:dateUtc="2024-08-21T03:11:00Z">
        <w:r w:rsidR="001F2FCD">
          <w:rPr>
            <w:rFonts w:ascii="Times New Roman" w:eastAsia="Times New Roman" w:hAnsi="Times New Roman" w:cs="Times New Roman"/>
            <w:sz w:val="24"/>
            <w:szCs w:val="24"/>
          </w:rPr>
          <w:t>DPIA</w:t>
        </w:r>
      </w:ins>
      <w:r w:rsidRPr="002E4C0A">
        <w:rPr>
          <w:rFonts w:ascii="Times New Roman" w:eastAsia="Times New Roman" w:hAnsi="Times New Roman" w:cs="Times New Roman"/>
          <w:sz w:val="24"/>
          <w:szCs w:val="24"/>
        </w:rPr>
        <w:t xml:space="preserve"> are positively correlated with tracts that are home to higher percentages of Hispanic and Black populations. Tracts with higher income, on average, and those that are more densely populated are also likely to be tracts with higher levels of </w:t>
      </w:r>
      <w:del w:id="229" w:author="Zoey Spitzer" w:date="2024-08-20T23:11:00Z" w16du:dateUtc="2024-08-21T03:11:00Z">
        <w:r w:rsidRPr="002E4C0A" w:rsidDel="001F2FCD">
          <w:rPr>
            <w:rFonts w:ascii="Times New Roman" w:eastAsia="Times New Roman" w:hAnsi="Times New Roman" w:cs="Times New Roman"/>
            <w:sz w:val="24"/>
            <w:szCs w:val="24"/>
          </w:rPr>
          <w:delText>air pollution</w:delText>
        </w:r>
      </w:del>
      <w:ins w:id="230" w:author="Zoey Spitzer" w:date="2024-08-20T23:11:00Z" w16du:dateUtc="2024-08-21T03:11:00Z">
        <w:r w:rsidR="001F2FCD">
          <w:rPr>
            <w:rFonts w:ascii="Times New Roman" w:eastAsia="Times New Roman" w:hAnsi="Times New Roman" w:cs="Times New Roman"/>
            <w:sz w:val="24"/>
            <w:szCs w:val="24"/>
          </w:rPr>
          <w:t>DPIA</w:t>
        </w:r>
      </w:ins>
      <w:r w:rsidRPr="002E4C0A">
        <w:rPr>
          <w:rFonts w:ascii="Times New Roman" w:eastAsia="Times New Roman" w:hAnsi="Times New Roman" w:cs="Times New Roman"/>
          <w:sz w:val="24"/>
          <w:szCs w:val="24"/>
        </w:rPr>
        <w:t>. Tracts with a higher percentage of American Indian</w:t>
      </w:r>
      <w:r>
        <w:rPr>
          <w:rFonts w:ascii="Times New Roman" w:eastAsia="Times New Roman" w:hAnsi="Times New Roman" w:cs="Times New Roman"/>
          <w:sz w:val="24"/>
          <w:szCs w:val="24"/>
        </w:rPr>
        <w:t xml:space="preserve"> populations</w:t>
      </w:r>
      <w:r w:rsidRPr="002E4C0A">
        <w:rPr>
          <w:rFonts w:ascii="Times New Roman" w:eastAsia="Times New Roman" w:hAnsi="Times New Roman" w:cs="Times New Roman"/>
          <w:sz w:val="24"/>
          <w:szCs w:val="24"/>
        </w:rPr>
        <w:t xml:space="preserve"> are the only group negatively correlated with </w:t>
      </w:r>
      <w:del w:id="231" w:author="Zoey Spitzer" w:date="2024-08-20T23:11:00Z" w16du:dateUtc="2024-08-21T03:11:00Z">
        <w:r w:rsidRPr="002E4C0A" w:rsidDel="001F2FCD">
          <w:rPr>
            <w:rFonts w:ascii="Times New Roman" w:eastAsia="Times New Roman" w:hAnsi="Times New Roman" w:cs="Times New Roman"/>
            <w:sz w:val="24"/>
            <w:szCs w:val="24"/>
          </w:rPr>
          <w:delText>air pollution</w:delText>
        </w:r>
      </w:del>
      <w:ins w:id="232" w:author="Zoey Spitzer" w:date="2024-08-20T23:11:00Z" w16du:dateUtc="2024-08-21T03:11:00Z">
        <w:r w:rsidR="001F2FCD">
          <w:rPr>
            <w:rFonts w:ascii="Times New Roman" w:eastAsia="Times New Roman" w:hAnsi="Times New Roman" w:cs="Times New Roman"/>
            <w:sz w:val="24"/>
            <w:szCs w:val="24"/>
          </w:rPr>
          <w:t>DPIA</w:t>
        </w:r>
      </w:ins>
      <w:r w:rsidRPr="002E4C0A">
        <w:rPr>
          <w:rFonts w:ascii="Times New Roman" w:eastAsia="Times New Roman" w:hAnsi="Times New Roman" w:cs="Times New Roman"/>
          <w:sz w:val="24"/>
          <w:szCs w:val="24"/>
        </w:rPr>
        <w:t xml:space="preserve">. Areas with higher leaky UST density are less likely tracts with a greater share of Hispanic and American Indian populations. Black and less educated populations are more likely to live in areas where more leaky USTs occur. These areas are also likely densely populated. Moreover, tracts with higher income on average are also those with less leaky USTs. </w:t>
      </w:r>
    </w:p>
    <w:p w14:paraId="7C11B230" w14:textId="5A21E793" w:rsidR="00B55259" w:rsidRPr="004C0CDF" w:rsidRDefault="009321FE" w:rsidP="00402B09">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Dividing water across uses </w:t>
      </w:r>
      <w:r w:rsidR="00B55259" w:rsidRPr="004C0CDF">
        <w:rPr>
          <w:rFonts w:ascii="Times New Roman" w:eastAsia="Times New Roman" w:hAnsi="Times New Roman" w:cs="Times New Roman"/>
          <w:b/>
          <w:bCs/>
          <w:sz w:val="24"/>
          <w:szCs w:val="24"/>
        </w:rPr>
        <w:t xml:space="preserve">and lack of green </w:t>
      </w:r>
      <w:commentRangeStart w:id="233"/>
      <w:commentRangeStart w:id="234"/>
      <w:r w:rsidR="00B55259" w:rsidRPr="004C0CDF">
        <w:rPr>
          <w:rFonts w:ascii="Times New Roman" w:eastAsia="Times New Roman" w:hAnsi="Times New Roman" w:cs="Times New Roman"/>
          <w:b/>
          <w:bCs/>
          <w:sz w:val="24"/>
          <w:szCs w:val="24"/>
        </w:rPr>
        <w:t>spac</w:t>
      </w:r>
      <w:r>
        <w:rPr>
          <w:rFonts w:ascii="Times New Roman" w:eastAsia="Times New Roman" w:hAnsi="Times New Roman" w:cs="Times New Roman"/>
          <w:b/>
          <w:bCs/>
          <w:sz w:val="24"/>
          <w:szCs w:val="24"/>
        </w:rPr>
        <w:t>e</w:t>
      </w:r>
      <w:commentRangeEnd w:id="233"/>
      <w:r w:rsidR="009C3A39">
        <w:rPr>
          <w:rStyle w:val="CommentReference"/>
        </w:rPr>
        <w:commentReference w:id="233"/>
      </w:r>
      <w:commentRangeEnd w:id="234"/>
      <w:r w:rsidR="00074208">
        <w:rPr>
          <w:rStyle w:val="CommentReference"/>
        </w:rPr>
        <w:commentReference w:id="234"/>
      </w:r>
    </w:p>
    <w:p w14:paraId="37DE834F" w14:textId="5617D9D8" w:rsidR="00402B09" w:rsidRPr="002E4C0A" w:rsidRDefault="009321FE"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Policies that decide how scarce water is split across different uses affect</w:t>
      </w:r>
      <w:ins w:id="235" w:author="Zoey Spitzer" w:date="2024-08-18T13:24:00Z" w16du:dateUtc="2024-08-18T17:24:00Z">
        <w:r w:rsidR="00074208">
          <w:rPr>
            <w:rFonts w:ascii="Times New Roman" w:eastAsia="Times New Roman" w:hAnsi="Times New Roman" w:cs="Times New Roman"/>
            <w:sz w:val="24"/>
            <w:szCs w:val="24"/>
          </w:rPr>
          <w:t xml:space="preserve"> how</w:t>
        </w:r>
      </w:ins>
      <w:commentRangeStart w:id="236"/>
      <w:commentRangeStart w:id="237"/>
      <w:r>
        <w:rPr>
          <w:rFonts w:ascii="Times New Roman" w:eastAsia="Times New Roman" w:hAnsi="Times New Roman" w:cs="Times New Roman"/>
          <w:sz w:val="24"/>
          <w:szCs w:val="24"/>
        </w:rPr>
        <w:t xml:space="preserve"> </w:t>
      </w:r>
      <w:del w:id="238" w:author="Zoey Spitzer" w:date="2024-08-20T23:14:00Z" w16du:dateUtc="2024-08-21T03:14:00Z">
        <w:r w:rsidR="00402B09" w:rsidRPr="002E4C0A" w:rsidDel="00397E3A">
          <w:rPr>
            <w:rFonts w:ascii="Times New Roman" w:eastAsia="Times New Roman" w:hAnsi="Times New Roman" w:cs="Times New Roman"/>
            <w:sz w:val="24"/>
            <w:szCs w:val="24"/>
          </w:rPr>
          <w:delText>impervious</w:delText>
        </w:r>
        <w:commentRangeEnd w:id="236"/>
        <w:r w:rsidR="00D36F4A" w:rsidDel="00397E3A">
          <w:rPr>
            <w:rStyle w:val="CommentReference"/>
          </w:rPr>
          <w:commentReference w:id="236"/>
        </w:r>
        <w:commentRangeEnd w:id="237"/>
        <w:r w:rsidR="00074208" w:rsidDel="00397E3A">
          <w:rPr>
            <w:rStyle w:val="CommentReference"/>
          </w:rPr>
          <w:commentReference w:id="237"/>
        </w:r>
        <w:r w:rsidR="00402B09" w:rsidRPr="002E4C0A" w:rsidDel="00397E3A">
          <w:rPr>
            <w:rFonts w:ascii="Times New Roman" w:eastAsia="Times New Roman" w:hAnsi="Times New Roman" w:cs="Times New Roman"/>
            <w:sz w:val="24"/>
            <w:szCs w:val="24"/>
          </w:rPr>
          <w:delText xml:space="preserve"> </w:delText>
        </w:r>
      </w:del>
      <w:ins w:id="239" w:author="Zoey Spitzer" w:date="2024-08-20T23:14:00Z" w16du:dateUtc="2024-08-21T03:14:00Z">
        <w:r w:rsidR="00397E3A">
          <w:rPr>
            <w:rFonts w:ascii="Times New Roman" w:eastAsia="Times New Roman" w:hAnsi="Times New Roman" w:cs="Times New Roman"/>
            <w:sz w:val="24"/>
            <w:szCs w:val="24"/>
          </w:rPr>
          <w:t>artificial</w:t>
        </w:r>
        <w:r w:rsidR="00397E3A" w:rsidRPr="002E4C0A">
          <w:rPr>
            <w:rFonts w:ascii="Times New Roman" w:eastAsia="Times New Roman" w:hAnsi="Times New Roman" w:cs="Times New Roman"/>
            <w:sz w:val="24"/>
            <w:szCs w:val="24"/>
          </w:rPr>
          <w:t xml:space="preserve"> </w:t>
        </w:r>
      </w:ins>
      <w:r w:rsidR="00402B09" w:rsidRPr="002E4C0A">
        <w:rPr>
          <w:rFonts w:ascii="Times New Roman" w:eastAsia="Times New Roman" w:hAnsi="Times New Roman" w:cs="Times New Roman"/>
          <w:sz w:val="24"/>
          <w:szCs w:val="24"/>
        </w:rPr>
        <w:t xml:space="preserve">surface </w:t>
      </w:r>
      <w:r>
        <w:rPr>
          <w:rFonts w:ascii="Times New Roman" w:eastAsia="Times New Roman" w:hAnsi="Times New Roman" w:cs="Times New Roman"/>
          <w:sz w:val="24"/>
          <w:szCs w:val="24"/>
        </w:rPr>
        <w:t>acreage,</w:t>
      </w:r>
      <w:r w:rsidR="00402B09"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acreage in farming </w:t>
      </w:r>
      <w:r w:rsidR="00402B09" w:rsidRPr="002E4C0A">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water to support </w:t>
      </w:r>
      <w:r w:rsidR="005031EC">
        <w:rPr>
          <w:rFonts w:ascii="Times New Roman" w:eastAsia="Times New Roman" w:hAnsi="Times New Roman" w:cs="Times New Roman"/>
          <w:sz w:val="24"/>
          <w:szCs w:val="24"/>
        </w:rPr>
        <w:t>green space</w:t>
      </w:r>
      <w:r w:rsidR="00402B09" w:rsidRPr="002E4C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natural habitat </w:t>
      </w:r>
      <w:ins w:id="240" w:author="Zoey Spitzer" w:date="2024-08-18T13:24:00Z" w16du:dateUtc="2024-08-18T17:24:00Z">
        <w:r w:rsidR="00074208">
          <w:rPr>
            <w:rFonts w:ascii="Times New Roman" w:eastAsia="Times New Roman" w:hAnsi="Times New Roman" w:cs="Times New Roman"/>
            <w:sz w:val="24"/>
            <w:szCs w:val="24"/>
          </w:rPr>
          <w:t xml:space="preserve">are distributed </w:t>
        </w:r>
      </w:ins>
      <w:r>
        <w:rPr>
          <w:rFonts w:ascii="Times New Roman" w:eastAsia="Times New Roman" w:hAnsi="Times New Roman" w:cs="Times New Roman"/>
          <w:sz w:val="24"/>
          <w:szCs w:val="24"/>
        </w:rPr>
        <w:t>(</w:t>
      </w:r>
      <w:r w:rsidR="00402B09" w:rsidRPr="002E4C0A">
        <w:rPr>
          <w:rFonts w:ascii="Times New Roman" w:eastAsia="Times New Roman" w:hAnsi="Times New Roman" w:cs="Times New Roman"/>
          <w:sz w:val="24"/>
          <w:szCs w:val="24"/>
        </w:rPr>
        <w:t xml:space="preserve">model 3). Census tracts with higher percentages of Hispanic and Black populations are also those with </w:t>
      </w:r>
      <w:r w:rsidR="00311A26">
        <w:rPr>
          <w:rFonts w:ascii="Times New Roman" w:eastAsia="Times New Roman" w:hAnsi="Times New Roman" w:cs="Times New Roman"/>
          <w:sz w:val="24"/>
          <w:szCs w:val="24"/>
        </w:rPr>
        <w:t xml:space="preserve">higher percentages of </w:t>
      </w:r>
      <w:del w:id="241" w:author="Zoey Spitzer" w:date="2024-08-20T23:14:00Z" w16du:dateUtc="2024-08-21T03:14:00Z">
        <w:r w:rsidR="00402B09" w:rsidRPr="002E4C0A" w:rsidDel="00397E3A">
          <w:rPr>
            <w:rFonts w:ascii="Times New Roman" w:eastAsia="Times New Roman" w:hAnsi="Times New Roman" w:cs="Times New Roman"/>
            <w:sz w:val="24"/>
            <w:szCs w:val="24"/>
          </w:rPr>
          <w:delText xml:space="preserve">impervious </w:delText>
        </w:r>
      </w:del>
      <w:ins w:id="242" w:author="Zoey Spitzer" w:date="2024-08-20T23:14:00Z" w16du:dateUtc="2024-08-21T03:14:00Z">
        <w:r w:rsidR="00397E3A">
          <w:rPr>
            <w:rFonts w:ascii="Times New Roman" w:eastAsia="Times New Roman" w:hAnsi="Times New Roman" w:cs="Times New Roman"/>
            <w:sz w:val="24"/>
            <w:szCs w:val="24"/>
          </w:rPr>
          <w:t>artificial</w:t>
        </w:r>
        <w:r w:rsidR="00397E3A" w:rsidRPr="002E4C0A">
          <w:rPr>
            <w:rFonts w:ascii="Times New Roman" w:eastAsia="Times New Roman" w:hAnsi="Times New Roman" w:cs="Times New Roman"/>
            <w:sz w:val="24"/>
            <w:szCs w:val="24"/>
          </w:rPr>
          <w:t xml:space="preserve"> </w:t>
        </w:r>
      </w:ins>
      <w:r w:rsidR="00402B09" w:rsidRPr="002E4C0A">
        <w:rPr>
          <w:rFonts w:ascii="Times New Roman" w:eastAsia="Times New Roman" w:hAnsi="Times New Roman" w:cs="Times New Roman"/>
          <w:sz w:val="24"/>
          <w:szCs w:val="24"/>
        </w:rPr>
        <w:t xml:space="preserve">surface </w:t>
      </w:r>
      <w:r w:rsidR="00311A26">
        <w:rPr>
          <w:rFonts w:ascii="Times New Roman" w:eastAsia="Times New Roman" w:hAnsi="Times New Roman" w:cs="Times New Roman"/>
          <w:sz w:val="24"/>
          <w:szCs w:val="24"/>
        </w:rPr>
        <w:t>and/</w:t>
      </w:r>
      <w:r w:rsidR="00402B09" w:rsidRPr="002E4C0A">
        <w:rPr>
          <w:rFonts w:ascii="Times New Roman" w:eastAsia="Times New Roman" w:hAnsi="Times New Roman" w:cs="Times New Roman"/>
          <w:sz w:val="24"/>
          <w:szCs w:val="24"/>
        </w:rPr>
        <w:t xml:space="preserve">or cropland. American Indian and lower educated populations reside in areas with </w:t>
      </w:r>
      <w:r w:rsidR="00311A26">
        <w:rPr>
          <w:rFonts w:ascii="Times New Roman" w:eastAsia="Times New Roman" w:hAnsi="Times New Roman" w:cs="Times New Roman"/>
          <w:sz w:val="24"/>
          <w:szCs w:val="24"/>
        </w:rPr>
        <w:t>higher percentages of</w:t>
      </w:r>
      <w:r w:rsidR="00402B09" w:rsidRPr="002E4C0A">
        <w:rPr>
          <w:rFonts w:ascii="Times New Roman" w:eastAsia="Times New Roman" w:hAnsi="Times New Roman" w:cs="Times New Roman"/>
          <w:sz w:val="24"/>
          <w:szCs w:val="24"/>
        </w:rPr>
        <w:t xml:space="preserve"> </w:t>
      </w:r>
      <w:r w:rsidR="005031EC">
        <w:rPr>
          <w:rFonts w:ascii="Times New Roman" w:eastAsia="Times New Roman" w:hAnsi="Times New Roman" w:cs="Times New Roman"/>
          <w:sz w:val="24"/>
          <w:szCs w:val="24"/>
        </w:rPr>
        <w:t>green space</w:t>
      </w:r>
      <w:r w:rsidR="009C3A39">
        <w:rPr>
          <w:rFonts w:ascii="Times New Roman" w:eastAsia="Times New Roman" w:hAnsi="Times New Roman" w:cs="Times New Roman"/>
          <w:sz w:val="24"/>
          <w:szCs w:val="24"/>
        </w:rPr>
        <w:t>, likely lin</w:t>
      </w:r>
      <w:ins w:id="243" w:author="Zoey Spitzer" w:date="2024-08-20T23:14:00Z" w16du:dateUtc="2024-08-21T03:14:00Z">
        <w:r w:rsidR="00397E3A">
          <w:rPr>
            <w:rFonts w:ascii="Times New Roman" w:eastAsia="Times New Roman" w:hAnsi="Times New Roman" w:cs="Times New Roman"/>
            <w:sz w:val="24"/>
            <w:szCs w:val="24"/>
          </w:rPr>
          <w:t>k</w:t>
        </w:r>
      </w:ins>
      <w:r w:rsidR="009C3A39">
        <w:rPr>
          <w:rFonts w:ascii="Times New Roman" w:eastAsia="Times New Roman" w:hAnsi="Times New Roman" w:cs="Times New Roman"/>
          <w:sz w:val="24"/>
          <w:szCs w:val="24"/>
        </w:rPr>
        <w:t>ed to being rural instead of urban</w:t>
      </w:r>
      <w:r w:rsidR="00402B09" w:rsidRPr="002E4C0A">
        <w:rPr>
          <w:rFonts w:ascii="Times New Roman" w:eastAsia="Times New Roman" w:hAnsi="Times New Roman" w:cs="Times New Roman"/>
          <w:sz w:val="24"/>
          <w:szCs w:val="24"/>
        </w:rPr>
        <w:t xml:space="preserve">. Tracts with higher average income have </w:t>
      </w:r>
      <w:r w:rsidR="009C3A39">
        <w:rPr>
          <w:rFonts w:ascii="Times New Roman" w:eastAsia="Times New Roman" w:hAnsi="Times New Roman" w:cs="Times New Roman"/>
          <w:sz w:val="24"/>
          <w:szCs w:val="24"/>
        </w:rPr>
        <w:t>higher percentages of</w:t>
      </w:r>
      <w:r w:rsidR="00402B09" w:rsidRPr="002E4C0A">
        <w:rPr>
          <w:rFonts w:ascii="Times New Roman" w:eastAsia="Times New Roman" w:hAnsi="Times New Roman" w:cs="Times New Roman"/>
          <w:sz w:val="24"/>
          <w:szCs w:val="24"/>
        </w:rPr>
        <w:t xml:space="preserve"> </w:t>
      </w:r>
      <w:r w:rsidR="005031EC">
        <w:rPr>
          <w:rFonts w:ascii="Times New Roman" w:eastAsia="Times New Roman" w:hAnsi="Times New Roman" w:cs="Times New Roman"/>
          <w:sz w:val="24"/>
          <w:szCs w:val="24"/>
        </w:rPr>
        <w:t>green space</w:t>
      </w:r>
      <w:r w:rsidR="00402B09" w:rsidRPr="002E4C0A">
        <w:rPr>
          <w:rFonts w:ascii="Times New Roman" w:eastAsia="Times New Roman" w:hAnsi="Times New Roman" w:cs="Times New Roman"/>
          <w:sz w:val="24"/>
          <w:szCs w:val="24"/>
        </w:rPr>
        <w:t xml:space="preserve">. Lastly, more densely populated tracts </w:t>
      </w:r>
      <w:r w:rsidR="00311A26">
        <w:rPr>
          <w:rFonts w:ascii="Times New Roman" w:eastAsia="Times New Roman" w:hAnsi="Times New Roman" w:cs="Times New Roman"/>
          <w:sz w:val="24"/>
          <w:szCs w:val="24"/>
        </w:rPr>
        <w:t xml:space="preserve">have </w:t>
      </w:r>
      <w:r w:rsidR="009C3A39">
        <w:rPr>
          <w:rFonts w:ascii="Times New Roman" w:eastAsia="Times New Roman" w:hAnsi="Times New Roman" w:cs="Times New Roman"/>
          <w:sz w:val="24"/>
          <w:szCs w:val="24"/>
        </w:rPr>
        <w:t xml:space="preserve">higher percentages of </w:t>
      </w:r>
      <w:del w:id="244" w:author="Zoey Spitzer" w:date="2024-08-18T13:22:00Z" w16du:dateUtc="2024-08-18T17:22:00Z">
        <w:r w:rsidR="00402B09" w:rsidRPr="002E4C0A" w:rsidDel="00074208">
          <w:rPr>
            <w:rFonts w:ascii="Times New Roman" w:eastAsia="Times New Roman" w:hAnsi="Times New Roman" w:cs="Times New Roman"/>
            <w:sz w:val="24"/>
            <w:szCs w:val="24"/>
          </w:rPr>
          <w:delText xml:space="preserve"> </w:delText>
        </w:r>
      </w:del>
      <w:r w:rsidR="00402B09" w:rsidRPr="002E4C0A">
        <w:rPr>
          <w:rFonts w:ascii="Times New Roman" w:eastAsia="Times New Roman" w:hAnsi="Times New Roman" w:cs="Times New Roman"/>
          <w:sz w:val="24"/>
          <w:szCs w:val="24"/>
        </w:rPr>
        <w:t xml:space="preserve">impervious surface </w:t>
      </w:r>
      <w:r w:rsidR="009C3A39">
        <w:rPr>
          <w:rFonts w:ascii="Times New Roman" w:eastAsia="Times New Roman" w:hAnsi="Times New Roman" w:cs="Times New Roman"/>
          <w:sz w:val="24"/>
          <w:szCs w:val="24"/>
        </w:rPr>
        <w:t>and/</w:t>
      </w:r>
      <w:r w:rsidR="00402B09" w:rsidRPr="002E4C0A">
        <w:rPr>
          <w:rFonts w:ascii="Times New Roman" w:eastAsia="Times New Roman" w:hAnsi="Times New Roman" w:cs="Times New Roman"/>
          <w:sz w:val="24"/>
          <w:szCs w:val="24"/>
        </w:rPr>
        <w:t xml:space="preserve">or cropland. </w:t>
      </w:r>
    </w:p>
    <w:p w14:paraId="223F60C9" w14:textId="019A7F88" w:rsidR="00B55259" w:rsidRPr="004C0CDF" w:rsidRDefault="00992D45" w:rsidP="00402B09">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w:t>
      </w:r>
      <w:r w:rsidR="00B55259" w:rsidRPr="004C0CDF">
        <w:rPr>
          <w:rFonts w:ascii="Times New Roman" w:eastAsia="Times New Roman" w:hAnsi="Times New Roman" w:cs="Times New Roman"/>
          <w:b/>
          <w:bCs/>
          <w:sz w:val="24"/>
          <w:szCs w:val="24"/>
        </w:rPr>
        <w:t>ater infrastructure and households with incomplete plumbing</w:t>
      </w:r>
    </w:p>
    <w:p w14:paraId="6E603840" w14:textId="67FCE9CE" w:rsidR="00402B09" w:rsidRPr="002E4C0A" w:rsidRDefault="002F6B12"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Infrastructure for </w:t>
      </w:r>
      <w:r w:rsidR="00786B9D">
        <w:rPr>
          <w:rFonts w:ascii="Times New Roman" w:eastAsia="Times New Roman" w:hAnsi="Times New Roman" w:cs="Times New Roman"/>
          <w:sz w:val="24"/>
          <w:szCs w:val="24"/>
        </w:rPr>
        <w:t>tap</w:t>
      </w:r>
      <w:r w:rsidR="00992D45">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 xml:space="preserve">water in the home is represented in model (4). Those who identify as Hispanic are more likely to live in tracts with less households with </w:t>
      </w:r>
      <w:del w:id="245" w:author="Zoey Spitzer" w:date="2024-08-20T23:15:00Z" w16du:dateUtc="2024-08-21T03:15:00Z">
        <w:r w:rsidR="00402B09" w:rsidRPr="002E4C0A" w:rsidDel="0093157A">
          <w:rPr>
            <w:rFonts w:ascii="Times New Roman" w:eastAsia="Times New Roman" w:hAnsi="Times New Roman" w:cs="Times New Roman"/>
            <w:sz w:val="24"/>
            <w:szCs w:val="24"/>
          </w:rPr>
          <w:delText>incomplete plumbing</w:delText>
        </w:r>
      </w:del>
      <w:ins w:id="246" w:author="Zoey Spitzer" w:date="2024-08-20T23:15:00Z" w16du:dateUtc="2024-08-21T03:15:00Z">
        <w:r w:rsidR="0093157A">
          <w:rPr>
            <w:rFonts w:ascii="Times New Roman" w:eastAsia="Times New Roman" w:hAnsi="Times New Roman" w:cs="Times New Roman"/>
            <w:sz w:val="24"/>
            <w:szCs w:val="24"/>
          </w:rPr>
          <w:t>IHWA</w:t>
        </w:r>
      </w:ins>
      <w:r w:rsidR="00402B09" w:rsidRPr="002E4C0A">
        <w:rPr>
          <w:rFonts w:ascii="Times New Roman" w:eastAsia="Times New Roman" w:hAnsi="Times New Roman" w:cs="Times New Roman"/>
          <w:sz w:val="24"/>
          <w:szCs w:val="24"/>
        </w:rPr>
        <w:t xml:space="preserve">. In contrast, American Indian populations and those with less education are more likely to live in tracts with higher incidence of households with </w:t>
      </w:r>
      <w:del w:id="247" w:author="Zoey Spitzer" w:date="2024-08-20T23:15:00Z" w16du:dateUtc="2024-08-21T03:15:00Z">
        <w:r w:rsidR="00402B09" w:rsidRPr="002E4C0A" w:rsidDel="0093157A">
          <w:rPr>
            <w:rFonts w:ascii="Times New Roman" w:eastAsia="Times New Roman" w:hAnsi="Times New Roman" w:cs="Times New Roman"/>
            <w:sz w:val="24"/>
            <w:szCs w:val="24"/>
          </w:rPr>
          <w:delText>incomplete plumbing</w:delText>
        </w:r>
      </w:del>
      <w:ins w:id="248" w:author="Zoey Spitzer" w:date="2024-08-20T23:15:00Z" w16du:dateUtc="2024-08-21T03:15:00Z">
        <w:r w:rsidR="0093157A">
          <w:rPr>
            <w:rFonts w:ascii="Times New Roman" w:eastAsia="Times New Roman" w:hAnsi="Times New Roman" w:cs="Times New Roman"/>
            <w:sz w:val="24"/>
            <w:szCs w:val="24"/>
          </w:rPr>
          <w:t>IHWA</w:t>
        </w:r>
      </w:ins>
      <w:r w:rsidR="00402B09" w:rsidRPr="002E4C0A">
        <w:rPr>
          <w:rFonts w:ascii="Times New Roman" w:eastAsia="Times New Roman" w:hAnsi="Times New Roman" w:cs="Times New Roman"/>
          <w:sz w:val="24"/>
          <w:szCs w:val="24"/>
        </w:rPr>
        <w:t xml:space="preserve">. Higher income census tracts, on average, are </w:t>
      </w:r>
      <w:del w:id="249" w:author="Zoey Spitzer" w:date="2024-08-20T23:15:00Z" w16du:dateUtc="2024-08-21T03:15:00Z">
        <w:r w:rsidR="00402B09" w:rsidRPr="002E4C0A" w:rsidDel="0093157A">
          <w:rPr>
            <w:rFonts w:ascii="Times New Roman" w:eastAsia="Times New Roman" w:hAnsi="Times New Roman" w:cs="Times New Roman"/>
            <w:sz w:val="24"/>
            <w:szCs w:val="24"/>
          </w:rPr>
          <w:delText xml:space="preserve">likely </w:delText>
        </w:r>
      </w:del>
      <w:r w:rsidR="00402B09" w:rsidRPr="002E4C0A">
        <w:rPr>
          <w:rFonts w:ascii="Times New Roman" w:eastAsia="Times New Roman" w:hAnsi="Times New Roman" w:cs="Times New Roman"/>
          <w:sz w:val="24"/>
          <w:szCs w:val="24"/>
        </w:rPr>
        <w:t xml:space="preserve">those with more homes that have access to indoor running water. Population density is positively correlated with higher amounts of households with </w:t>
      </w:r>
      <w:del w:id="250" w:author="Zoey Spitzer" w:date="2024-08-20T23:16:00Z" w16du:dateUtc="2024-08-21T03:16:00Z">
        <w:r w:rsidR="00402B09" w:rsidRPr="002E4C0A" w:rsidDel="0036633D">
          <w:rPr>
            <w:rFonts w:ascii="Times New Roman" w:eastAsia="Times New Roman" w:hAnsi="Times New Roman" w:cs="Times New Roman"/>
            <w:sz w:val="24"/>
            <w:szCs w:val="24"/>
          </w:rPr>
          <w:delText>incomplete plumbing</w:delText>
        </w:r>
      </w:del>
      <w:ins w:id="251" w:author="Zoey Spitzer" w:date="2024-08-20T23:16:00Z" w16du:dateUtc="2024-08-21T03:16:00Z">
        <w:r w:rsidR="0036633D">
          <w:rPr>
            <w:rFonts w:ascii="Times New Roman" w:eastAsia="Times New Roman" w:hAnsi="Times New Roman" w:cs="Times New Roman"/>
            <w:sz w:val="24"/>
            <w:szCs w:val="24"/>
          </w:rPr>
          <w:t>IHWA</w:t>
        </w:r>
      </w:ins>
      <w:r w:rsidR="00402B09" w:rsidRPr="002E4C0A">
        <w:rPr>
          <w:rFonts w:ascii="Times New Roman" w:eastAsia="Times New Roman" w:hAnsi="Times New Roman" w:cs="Times New Roman"/>
          <w:sz w:val="24"/>
          <w:szCs w:val="24"/>
        </w:rPr>
        <w:t xml:space="preserve">. </w:t>
      </w:r>
    </w:p>
    <w:p w14:paraId="57E703DA" w14:textId="7A6720D4" w:rsidR="00B55259" w:rsidRPr="004C0CDF" w:rsidRDefault="00B55259" w:rsidP="00402B09">
      <w:pPr>
        <w:spacing w:line="360" w:lineRule="auto"/>
        <w:rPr>
          <w:rFonts w:ascii="Times New Roman" w:eastAsia="Times New Roman" w:hAnsi="Times New Roman" w:cs="Times New Roman"/>
          <w:b/>
          <w:bCs/>
          <w:sz w:val="24"/>
          <w:szCs w:val="24"/>
        </w:rPr>
      </w:pPr>
      <w:r w:rsidRPr="004C0CDF">
        <w:rPr>
          <w:rFonts w:ascii="Times New Roman" w:eastAsia="Times New Roman" w:hAnsi="Times New Roman" w:cs="Times New Roman"/>
          <w:b/>
          <w:bCs/>
          <w:sz w:val="24"/>
          <w:szCs w:val="24"/>
        </w:rPr>
        <w:t>Summary</w:t>
      </w:r>
    </w:p>
    <w:p w14:paraId="7C5AE52F" w14:textId="16F4D283" w:rsidR="00402B09" w:rsidRPr="002E4C0A" w:rsidRDefault="00081A23"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Incorporating multiple aspects that influence water quality, </w:t>
      </w:r>
      <w:r w:rsidR="00B12FBC">
        <w:rPr>
          <w:rFonts w:ascii="Times New Roman" w:eastAsia="Times New Roman" w:hAnsi="Times New Roman" w:cs="Times New Roman"/>
          <w:sz w:val="24"/>
          <w:szCs w:val="24"/>
        </w:rPr>
        <w:t xml:space="preserve">water access </w:t>
      </w:r>
      <w:r w:rsidRPr="002E4C0A">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infrastructure decisions</w:t>
      </w:r>
      <w:r w:rsidRPr="002E4C0A">
        <w:rPr>
          <w:rFonts w:ascii="Times New Roman" w:eastAsia="Times New Roman" w:hAnsi="Times New Roman" w:cs="Times New Roman"/>
          <w:sz w:val="24"/>
          <w:szCs w:val="24"/>
        </w:rPr>
        <w:t xml:space="preserve"> to explore disprop</w:t>
      </w:r>
      <w:r>
        <w:rPr>
          <w:rFonts w:ascii="Times New Roman" w:eastAsia="Times New Roman" w:hAnsi="Times New Roman" w:cs="Times New Roman"/>
          <w:sz w:val="24"/>
          <w:szCs w:val="24"/>
        </w:rPr>
        <w:t>o</w:t>
      </w:r>
      <w:r w:rsidRPr="002E4C0A">
        <w:rPr>
          <w:rFonts w:ascii="Times New Roman" w:eastAsia="Times New Roman" w:hAnsi="Times New Roman" w:cs="Times New Roman"/>
          <w:sz w:val="24"/>
          <w:szCs w:val="24"/>
        </w:rPr>
        <w:t xml:space="preserve">rtional </w:t>
      </w:r>
      <w:r>
        <w:rPr>
          <w:rFonts w:ascii="Times New Roman" w:eastAsia="Times New Roman" w:hAnsi="Times New Roman" w:cs="Times New Roman"/>
          <w:sz w:val="24"/>
          <w:szCs w:val="24"/>
        </w:rPr>
        <w:t>exposure to environmental burdens</w:t>
      </w:r>
      <w:r w:rsidRPr="002E4C0A">
        <w:rPr>
          <w:rFonts w:ascii="Times New Roman" w:eastAsia="Times New Roman" w:hAnsi="Times New Roman" w:cs="Times New Roman"/>
          <w:sz w:val="24"/>
          <w:szCs w:val="24"/>
        </w:rPr>
        <w:t xml:space="preserve"> can help in guiding further water policy in the </w:t>
      </w:r>
      <w:r>
        <w:rPr>
          <w:rFonts w:ascii="Times New Roman" w:eastAsia="Times New Roman" w:hAnsi="Times New Roman" w:cs="Times New Roman"/>
          <w:sz w:val="24"/>
          <w:szCs w:val="24"/>
        </w:rPr>
        <w:t>ARCRW</w:t>
      </w:r>
      <w:r w:rsidRPr="002E4C0A">
        <w:rPr>
          <w:rFonts w:ascii="Times New Roman" w:eastAsia="Times New Roman" w:hAnsi="Times New Roman" w:cs="Times New Roman"/>
          <w:sz w:val="24"/>
          <w:szCs w:val="24"/>
        </w:rPr>
        <w:t xml:space="preserve"> in an </w:t>
      </w:r>
      <w:r w:rsidR="004139F6">
        <w:rPr>
          <w:rFonts w:ascii="Times New Roman" w:eastAsia="Times New Roman" w:hAnsi="Times New Roman" w:cs="Times New Roman"/>
          <w:sz w:val="24"/>
          <w:szCs w:val="24"/>
        </w:rPr>
        <w:t>EJ</w:t>
      </w:r>
      <w:r w:rsidRPr="002E4C0A">
        <w:rPr>
          <w:rFonts w:ascii="Times New Roman" w:eastAsia="Times New Roman" w:hAnsi="Times New Roman" w:cs="Times New Roman"/>
          <w:sz w:val="24"/>
          <w:szCs w:val="24"/>
        </w:rPr>
        <w:t xml:space="preserve"> context. </w:t>
      </w:r>
      <w:r w:rsidR="00402B09" w:rsidRPr="002E4C0A">
        <w:rPr>
          <w:rFonts w:ascii="Times New Roman" w:eastAsia="Times New Roman" w:hAnsi="Times New Roman" w:cs="Times New Roman"/>
          <w:sz w:val="24"/>
          <w:szCs w:val="24"/>
        </w:rPr>
        <w:t xml:space="preserve">The race and ethnicity variables follow the expected relationships as seen in past </w:t>
      </w:r>
      <w:r>
        <w:rPr>
          <w:rFonts w:ascii="Times New Roman" w:eastAsia="Times New Roman" w:hAnsi="Times New Roman" w:cs="Times New Roman"/>
          <w:sz w:val="24"/>
          <w:szCs w:val="24"/>
        </w:rPr>
        <w:t xml:space="preserve">EJ </w:t>
      </w:r>
      <w:r w:rsidR="00402B09" w:rsidRPr="002E4C0A">
        <w:rPr>
          <w:rFonts w:ascii="Times New Roman" w:eastAsia="Times New Roman" w:hAnsi="Times New Roman" w:cs="Times New Roman"/>
          <w:sz w:val="24"/>
          <w:szCs w:val="24"/>
        </w:rPr>
        <w:t xml:space="preserve">literature. Hispanic populations, regardless of race, show negative correlations with </w:t>
      </w:r>
      <w:del w:id="252" w:author="Zoey Spitzer" w:date="2024-08-20T23:19:00Z" w16du:dateUtc="2024-08-21T03:19:00Z">
        <w:r w:rsidR="00402B09" w:rsidRPr="002E4C0A" w:rsidDel="0036633D">
          <w:rPr>
            <w:rFonts w:ascii="Times New Roman" w:eastAsia="Times New Roman" w:hAnsi="Times New Roman" w:cs="Times New Roman"/>
            <w:sz w:val="24"/>
            <w:szCs w:val="24"/>
          </w:rPr>
          <w:delText>incomplete plumbing</w:delText>
        </w:r>
      </w:del>
      <w:ins w:id="253" w:author="Zoey Spitzer" w:date="2024-08-20T23:19:00Z" w16du:dateUtc="2024-08-21T03:19:00Z">
        <w:r w:rsidR="0036633D">
          <w:rPr>
            <w:rFonts w:ascii="Times New Roman" w:eastAsia="Times New Roman" w:hAnsi="Times New Roman" w:cs="Times New Roman"/>
            <w:sz w:val="24"/>
            <w:szCs w:val="24"/>
          </w:rPr>
          <w:t>IHWA</w:t>
        </w:r>
      </w:ins>
      <w:r w:rsidR="00402B09" w:rsidRPr="002E4C0A">
        <w:rPr>
          <w:rFonts w:ascii="Times New Roman" w:eastAsia="Times New Roman" w:hAnsi="Times New Roman" w:cs="Times New Roman"/>
          <w:sz w:val="24"/>
          <w:szCs w:val="24"/>
        </w:rPr>
        <w:t xml:space="preserve"> and leaky UST’s and a positive correlation with</w:t>
      </w:r>
      <w:ins w:id="254" w:author="Zoey Spitzer" w:date="2024-08-20T23:19:00Z" w16du:dateUtc="2024-08-21T03:19:00Z">
        <w:r w:rsidR="0036633D">
          <w:rPr>
            <w:rFonts w:ascii="Times New Roman" w:eastAsia="Times New Roman" w:hAnsi="Times New Roman" w:cs="Times New Roman"/>
            <w:sz w:val="24"/>
            <w:szCs w:val="24"/>
          </w:rPr>
          <w:t xml:space="preserve"> DPIA</w:t>
        </w:r>
      </w:ins>
      <w:del w:id="255" w:author="Zoey Spitzer" w:date="2024-08-20T23:19:00Z" w16du:dateUtc="2024-08-21T03:19:00Z">
        <w:r w:rsidR="00402B09" w:rsidRPr="002E4C0A" w:rsidDel="0036633D">
          <w:rPr>
            <w:rFonts w:ascii="Times New Roman" w:eastAsia="Times New Roman" w:hAnsi="Times New Roman" w:cs="Times New Roman"/>
            <w:sz w:val="24"/>
            <w:szCs w:val="24"/>
          </w:rPr>
          <w:delText xml:space="preserve"> air pollution</w:delText>
        </w:r>
      </w:del>
      <w:r w:rsidR="00402B09" w:rsidRPr="002E4C0A">
        <w:rPr>
          <w:rFonts w:ascii="Times New Roman" w:eastAsia="Times New Roman" w:hAnsi="Times New Roman" w:cs="Times New Roman"/>
          <w:sz w:val="24"/>
          <w:szCs w:val="24"/>
        </w:rPr>
        <w:t xml:space="preserve"> and </w:t>
      </w:r>
      <w:del w:id="256" w:author="Zoey Spitzer" w:date="2024-08-20T23:19:00Z" w16du:dateUtc="2024-08-21T03:19:00Z">
        <w:r w:rsidR="00402B09" w:rsidRPr="002E4C0A" w:rsidDel="0036633D">
          <w:rPr>
            <w:rFonts w:ascii="Times New Roman" w:eastAsia="Times New Roman" w:hAnsi="Times New Roman" w:cs="Times New Roman"/>
            <w:sz w:val="24"/>
            <w:szCs w:val="24"/>
          </w:rPr>
          <w:delText>impervious surface or cropland</w:delText>
        </w:r>
      </w:del>
      <w:ins w:id="257" w:author="Zoey Spitzer" w:date="2024-08-20T23:19:00Z" w16du:dateUtc="2024-08-21T03:19:00Z">
        <w:r w:rsidR="0036633D">
          <w:rPr>
            <w:rFonts w:ascii="Times New Roman" w:eastAsia="Times New Roman" w:hAnsi="Times New Roman" w:cs="Times New Roman"/>
            <w:sz w:val="24"/>
            <w:szCs w:val="24"/>
          </w:rPr>
          <w:t>lack of green space</w:t>
        </w:r>
      </w:ins>
      <w:r w:rsidR="00402B09" w:rsidRPr="002E4C0A">
        <w:rPr>
          <w:rFonts w:ascii="Times New Roman" w:eastAsia="Times New Roman" w:hAnsi="Times New Roman" w:cs="Times New Roman"/>
          <w:sz w:val="24"/>
          <w:szCs w:val="24"/>
        </w:rPr>
        <w:t xml:space="preserve">. One aspect to consider is the Hispanic variable includes the white Hispanic population. This categorization could impact the relationship between Hispanic populations with environmental burdens in opposing ways if race is a greater determining factor. </w:t>
      </w:r>
    </w:p>
    <w:p w14:paraId="461738AE" w14:textId="7AE445CC" w:rsidR="00402B09" w:rsidRPr="00F91C0B"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Income and population density also have expected signs. One could infer that those with higher income can choose to live in areas surrounded by </w:t>
      </w:r>
      <w:r w:rsidR="009F2D50">
        <w:rPr>
          <w:rFonts w:ascii="Times New Roman" w:eastAsia="Times New Roman" w:hAnsi="Times New Roman" w:cs="Times New Roman"/>
          <w:sz w:val="24"/>
          <w:szCs w:val="24"/>
        </w:rPr>
        <w:t>green space</w:t>
      </w:r>
      <w:r w:rsidRPr="002E4C0A">
        <w:rPr>
          <w:rFonts w:ascii="Times New Roman" w:eastAsia="Times New Roman" w:hAnsi="Times New Roman" w:cs="Times New Roman"/>
          <w:sz w:val="24"/>
          <w:szCs w:val="24"/>
        </w:rPr>
        <w:t xml:space="preserve">. </w:t>
      </w:r>
      <w:del w:id="258" w:author="Zoey Spitzer" w:date="2024-08-20T23:20:00Z" w16du:dateUtc="2024-08-21T03:20:00Z">
        <w:r w:rsidRPr="002E4C0A" w:rsidDel="0036633D">
          <w:rPr>
            <w:rFonts w:ascii="Times New Roman" w:eastAsia="Times New Roman" w:hAnsi="Times New Roman" w:cs="Times New Roman"/>
            <w:sz w:val="24"/>
            <w:szCs w:val="24"/>
          </w:rPr>
          <w:delText>Air pollution</w:delText>
        </w:r>
      </w:del>
      <w:ins w:id="259" w:author="Zoey Spitzer" w:date="2024-08-20T23:20:00Z" w16du:dateUtc="2024-08-21T03:20:00Z">
        <w:r w:rsidR="0036633D">
          <w:rPr>
            <w:rFonts w:ascii="Times New Roman" w:eastAsia="Times New Roman" w:hAnsi="Times New Roman" w:cs="Times New Roman"/>
            <w:sz w:val="24"/>
            <w:szCs w:val="24"/>
          </w:rPr>
          <w:t>DPIA</w:t>
        </w:r>
      </w:ins>
      <w:r w:rsidRPr="002E4C0A">
        <w:rPr>
          <w:rFonts w:ascii="Times New Roman" w:eastAsia="Times New Roman" w:hAnsi="Times New Roman" w:cs="Times New Roman"/>
          <w:sz w:val="24"/>
          <w:szCs w:val="24"/>
        </w:rPr>
        <w:t xml:space="preserve">, on the other hand, seems to be less avoidable, even for those with a greater ability to choose where they live. Moreover, the positive correlation between population density and each environmental burden suggests where </w:t>
      </w:r>
      <w:r w:rsidRPr="002E4C0A">
        <w:rPr>
          <w:rFonts w:ascii="Times New Roman" w:eastAsia="Times New Roman" w:hAnsi="Times New Roman" w:cs="Times New Roman"/>
          <w:sz w:val="24"/>
          <w:szCs w:val="24"/>
        </w:rPr>
        <w:lastRenderedPageBreak/>
        <w:t xml:space="preserve">there are more people there is also higher incidence of </w:t>
      </w:r>
      <w:del w:id="260" w:author="Zoey Spitzer" w:date="2024-08-20T23:20:00Z" w16du:dateUtc="2024-08-21T03:20:00Z">
        <w:r w:rsidRPr="002E4C0A" w:rsidDel="0036633D">
          <w:rPr>
            <w:rFonts w:ascii="Times New Roman" w:eastAsia="Times New Roman" w:hAnsi="Times New Roman" w:cs="Times New Roman"/>
            <w:sz w:val="24"/>
            <w:szCs w:val="24"/>
          </w:rPr>
          <w:delText>air pollution</w:delText>
        </w:r>
      </w:del>
      <w:ins w:id="261" w:author="Zoey Spitzer" w:date="2024-08-20T23:20:00Z" w16du:dateUtc="2024-08-21T03:20:00Z">
        <w:r w:rsidR="0036633D">
          <w:rPr>
            <w:rFonts w:ascii="Times New Roman" w:eastAsia="Times New Roman" w:hAnsi="Times New Roman" w:cs="Times New Roman"/>
            <w:sz w:val="24"/>
            <w:szCs w:val="24"/>
          </w:rPr>
          <w:t>DPIA</w:t>
        </w:r>
      </w:ins>
      <w:r w:rsidRPr="002E4C0A">
        <w:rPr>
          <w:rFonts w:ascii="Times New Roman" w:eastAsia="Times New Roman" w:hAnsi="Times New Roman" w:cs="Times New Roman"/>
          <w:sz w:val="24"/>
          <w:szCs w:val="24"/>
        </w:rPr>
        <w:t xml:space="preserve">, leaky USTs, </w:t>
      </w:r>
      <w:del w:id="262" w:author="Zoey Spitzer" w:date="2024-08-20T23:20:00Z" w16du:dateUtc="2024-08-21T03:20:00Z">
        <w:r w:rsidRPr="002E4C0A" w:rsidDel="0036633D">
          <w:rPr>
            <w:rFonts w:ascii="Times New Roman" w:eastAsia="Times New Roman" w:hAnsi="Times New Roman" w:cs="Times New Roman"/>
            <w:sz w:val="24"/>
            <w:szCs w:val="24"/>
          </w:rPr>
          <w:delText xml:space="preserve">artificial land surfaces, </w:delText>
        </w:r>
      </w:del>
      <w:ins w:id="263" w:author="Zoey Spitzer" w:date="2024-08-20T23:20:00Z" w16du:dateUtc="2024-08-21T03:20:00Z">
        <w:r w:rsidR="0036633D">
          <w:rPr>
            <w:rFonts w:ascii="Times New Roman" w:eastAsia="Times New Roman" w:hAnsi="Times New Roman" w:cs="Times New Roman"/>
            <w:sz w:val="24"/>
            <w:szCs w:val="24"/>
          </w:rPr>
          <w:t xml:space="preserve">lack of green space </w:t>
        </w:r>
      </w:ins>
      <w:r w:rsidRPr="002E4C0A">
        <w:rPr>
          <w:rFonts w:ascii="Times New Roman" w:eastAsia="Times New Roman" w:hAnsi="Times New Roman" w:cs="Times New Roman"/>
          <w:sz w:val="24"/>
          <w:szCs w:val="24"/>
        </w:rPr>
        <w:t xml:space="preserve">and </w:t>
      </w:r>
      <w:del w:id="264" w:author="Zoey Spitzer" w:date="2024-08-20T23:20:00Z" w16du:dateUtc="2024-08-21T03:20:00Z">
        <w:r w:rsidRPr="002E4C0A" w:rsidDel="0036633D">
          <w:rPr>
            <w:rFonts w:ascii="Times New Roman" w:eastAsia="Times New Roman" w:hAnsi="Times New Roman" w:cs="Times New Roman"/>
            <w:sz w:val="24"/>
            <w:szCs w:val="24"/>
          </w:rPr>
          <w:delText>households with incomplete plumbing</w:delText>
        </w:r>
      </w:del>
      <w:ins w:id="265" w:author="Zoey Spitzer" w:date="2024-08-20T23:20:00Z" w16du:dateUtc="2024-08-21T03:20:00Z">
        <w:r w:rsidR="0036633D">
          <w:rPr>
            <w:rFonts w:ascii="Times New Roman" w:eastAsia="Times New Roman" w:hAnsi="Times New Roman" w:cs="Times New Roman"/>
            <w:sz w:val="24"/>
            <w:szCs w:val="24"/>
          </w:rPr>
          <w:t>IHWA</w:t>
        </w:r>
      </w:ins>
      <w:r w:rsidRPr="002E4C0A">
        <w:rPr>
          <w:rFonts w:ascii="Times New Roman" w:eastAsia="Times New Roman" w:hAnsi="Times New Roman" w:cs="Times New Roman"/>
          <w:sz w:val="24"/>
          <w:szCs w:val="24"/>
        </w:rPr>
        <w:t xml:space="preserve">. </w:t>
      </w:r>
    </w:p>
    <w:tbl>
      <w:tblPr>
        <w:tblW w:w="10200" w:type="dxa"/>
        <w:jc w:val="center"/>
        <w:tblLook w:val="04A0" w:firstRow="1" w:lastRow="0" w:firstColumn="1" w:lastColumn="0" w:noHBand="0" w:noVBand="1"/>
      </w:tblPr>
      <w:tblGrid>
        <w:gridCol w:w="3040"/>
        <w:gridCol w:w="1253"/>
        <w:gridCol w:w="547"/>
        <w:gridCol w:w="1131"/>
        <w:gridCol w:w="546"/>
        <w:gridCol w:w="1214"/>
        <w:gridCol w:w="546"/>
        <w:gridCol w:w="1456"/>
        <w:gridCol w:w="546"/>
      </w:tblGrid>
      <w:tr w:rsidR="00402B09" w:rsidRPr="002E4C0A" w14:paraId="7E76D6AB"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03E647C0"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Dependent Variable:</w:t>
            </w:r>
          </w:p>
        </w:tc>
        <w:tc>
          <w:tcPr>
            <w:tcW w:w="1800" w:type="dxa"/>
            <w:gridSpan w:val="2"/>
            <w:tcBorders>
              <w:top w:val="nil"/>
              <w:left w:val="nil"/>
              <w:bottom w:val="single" w:sz="4" w:space="0" w:color="auto"/>
              <w:right w:val="nil"/>
            </w:tcBorders>
            <w:shd w:val="clear" w:color="auto" w:fill="auto"/>
            <w:noWrap/>
            <w:vAlign w:val="bottom"/>
            <w:hideMark/>
          </w:tcPr>
          <w:p w14:paraId="345B50BD" w14:textId="300CF73B"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 xml:space="preserve">(1) </w:t>
            </w:r>
            <w:del w:id="266" w:author="Zoey Spitzer" w:date="2024-08-20T23:21:00Z" w16du:dateUtc="2024-08-21T03:21:00Z">
              <w:r w:rsidRPr="002E4C0A" w:rsidDel="00730749">
                <w:rPr>
                  <w:rFonts w:ascii="Times New Roman" w:eastAsia="Times New Roman" w:hAnsi="Times New Roman" w:cs="Times New Roman"/>
                  <w:color w:val="000000"/>
                </w:rPr>
                <w:delText>PM2.5 in Air</w:delText>
              </w:r>
            </w:del>
            <w:ins w:id="267" w:author="Zoey Spitzer" w:date="2024-08-20T23:21:00Z" w16du:dateUtc="2024-08-21T03:21:00Z">
              <w:r w:rsidR="00730749">
                <w:rPr>
                  <w:rFonts w:ascii="Times New Roman" w:eastAsia="Times New Roman" w:hAnsi="Times New Roman" w:cs="Times New Roman"/>
                  <w:color w:val="000000"/>
                </w:rPr>
                <w:t>DPIA</w:t>
              </w:r>
            </w:ins>
          </w:p>
        </w:tc>
        <w:tc>
          <w:tcPr>
            <w:tcW w:w="1640" w:type="dxa"/>
            <w:gridSpan w:val="2"/>
            <w:tcBorders>
              <w:top w:val="nil"/>
              <w:left w:val="nil"/>
              <w:bottom w:val="single" w:sz="4" w:space="0" w:color="auto"/>
              <w:right w:val="nil"/>
            </w:tcBorders>
            <w:shd w:val="clear" w:color="auto" w:fill="auto"/>
            <w:noWrap/>
            <w:vAlign w:val="bottom"/>
            <w:hideMark/>
          </w:tcPr>
          <w:p w14:paraId="2E354125"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(2) Leaky USTs</w:t>
            </w:r>
          </w:p>
        </w:tc>
        <w:tc>
          <w:tcPr>
            <w:tcW w:w="1760" w:type="dxa"/>
            <w:gridSpan w:val="2"/>
            <w:tcBorders>
              <w:top w:val="nil"/>
              <w:left w:val="nil"/>
              <w:bottom w:val="single" w:sz="4" w:space="0" w:color="auto"/>
              <w:right w:val="nil"/>
            </w:tcBorders>
            <w:shd w:val="clear" w:color="auto" w:fill="auto"/>
            <w:noWrap/>
            <w:vAlign w:val="bottom"/>
            <w:hideMark/>
          </w:tcPr>
          <w:p w14:paraId="4C110427"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(3) Lack Green Space</w:t>
            </w:r>
          </w:p>
        </w:tc>
        <w:tc>
          <w:tcPr>
            <w:tcW w:w="1960" w:type="dxa"/>
            <w:gridSpan w:val="2"/>
            <w:tcBorders>
              <w:top w:val="nil"/>
              <w:left w:val="nil"/>
              <w:bottom w:val="single" w:sz="4" w:space="0" w:color="auto"/>
              <w:right w:val="nil"/>
            </w:tcBorders>
            <w:shd w:val="clear" w:color="auto" w:fill="auto"/>
            <w:noWrap/>
            <w:vAlign w:val="bottom"/>
            <w:hideMark/>
          </w:tcPr>
          <w:p w14:paraId="43D93298" w14:textId="6885DF70"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 xml:space="preserve">(4) </w:t>
            </w:r>
            <w:del w:id="268" w:author="Zoey Spitzer" w:date="2024-08-20T23:21:00Z" w16du:dateUtc="2024-08-21T03:21:00Z">
              <w:r w:rsidRPr="00C97826" w:rsidDel="00730749">
                <w:rPr>
                  <w:rFonts w:ascii="Times New Roman" w:hAnsi="Times New Roman"/>
                  <w:color w:val="000000"/>
                </w:rPr>
                <w:delText>Incomplete Plumbing</w:delText>
              </w:r>
            </w:del>
            <w:ins w:id="269" w:author="Zoey Spitzer" w:date="2024-08-20T23:21:00Z" w16du:dateUtc="2024-08-21T03:21:00Z">
              <w:r w:rsidR="00730749">
                <w:rPr>
                  <w:rFonts w:ascii="Times New Roman" w:hAnsi="Times New Roman"/>
                  <w:color w:val="000000"/>
                </w:rPr>
                <w:t>IHWA</w:t>
              </w:r>
            </w:ins>
          </w:p>
        </w:tc>
      </w:tr>
      <w:tr w:rsidR="00402B09" w:rsidRPr="002E4C0A" w14:paraId="29B9497A"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30165C14"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Variable</w:t>
            </w:r>
          </w:p>
        </w:tc>
        <w:tc>
          <w:tcPr>
            <w:tcW w:w="1253" w:type="dxa"/>
            <w:tcBorders>
              <w:top w:val="nil"/>
              <w:left w:val="nil"/>
              <w:bottom w:val="single" w:sz="4" w:space="0" w:color="auto"/>
              <w:right w:val="nil"/>
            </w:tcBorders>
            <w:shd w:val="clear" w:color="auto" w:fill="auto"/>
            <w:noWrap/>
            <w:vAlign w:val="bottom"/>
            <w:hideMark/>
          </w:tcPr>
          <w:p w14:paraId="64D72BC7" w14:textId="77777777" w:rsidR="00402B09" w:rsidRPr="00C97826" w:rsidRDefault="00402B09" w:rsidP="00943E4E">
            <w:pPr>
              <w:spacing w:after="0" w:line="240" w:lineRule="auto"/>
              <w:jc w:val="center"/>
              <w:rPr>
                <w:rFonts w:ascii="Times New Roman" w:hAnsi="Times New Roman"/>
                <w:color w:val="000000"/>
              </w:rPr>
            </w:pPr>
            <w:r w:rsidRPr="00C97826">
              <w:rPr>
                <w:rFonts w:ascii="Times New Roman" w:hAnsi="Times New Roman"/>
                <w:color w:val="000000"/>
              </w:rPr>
              <w:t>Estimate</w:t>
            </w:r>
          </w:p>
        </w:tc>
        <w:tc>
          <w:tcPr>
            <w:tcW w:w="547" w:type="dxa"/>
            <w:tcBorders>
              <w:top w:val="nil"/>
              <w:left w:val="nil"/>
              <w:bottom w:val="single" w:sz="4" w:space="0" w:color="auto"/>
              <w:right w:val="nil"/>
            </w:tcBorders>
            <w:shd w:val="clear" w:color="auto" w:fill="auto"/>
            <w:noWrap/>
            <w:vAlign w:val="bottom"/>
            <w:hideMark/>
          </w:tcPr>
          <w:p w14:paraId="2DB75A32" w14:textId="77777777" w:rsidR="00402B09" w:rsidRPr="00C97826" w:rsidRDefault="00402B09" w:rsidP="00943E4E">
            <w:pPr>
              <w:spacing w:after="0" w:line="240" w:lineRule="auto"/>
              <w:jc w:val="center"/>
              <w:rPr>
                <w:rFonts w:ascii="Times New Roman" w:hAnsi="Times New Roman"/>
                <w:b/>
                <w:color w:val="000000"/>
              </w:rPr>
            </w:pPr>
            <w:r w:rsidRPr="00C97826">
              <w:rPr>
                <w:rFonts w:ascii="Times New Roman" w:hAnsi="Times New Roman"/>
                <w:b/>
                <w:color w:val="000000"/>
              </w:rPr>
              <w:t> </w:t>
            </w:r>
          </w:p>
        </w:tc>
        <w:tc>
          <w:tcPr>
            <w:tcW w:w="1131" w:type="dxa"/>
            <w:tcBorders>
              <w:top w:val="nil"/>
              <w:left w:val="nil"/>
              <w:bottom w:val="single" w:sz="4" w:space="0" w:color="auto"/>
              <w:right w:val="nil"/>
            </w:tcBorders>
            <w:shd w:val="clear" w:color="auto" w:fill="auto"/>
            <w:noWrap/>
            <w:vAlign w:val="bottom"/>
            <w:hideMark/>
          </w:tcPr>
          <w:p w14:paraId="6E0BEF07" w14:textId="77777777" w:rsidR="00402B09" w:rsidRPr="00C97826" w:rsidRDefault="00402B09" w:rsidP="00943E4E">
            <w:pPr>
              <w:spacing w:after="0" w:line="240" w:lineRule="auto"/>
              <w:jc w:val="center"/>
              <w:rPr>
                <w:rFonts w:ascii="Times New Roman" w:hAnsi="Times New Roman"/>
                <w:color w:val="000000"/>
              </w:rPr>
            </w:pPr>
            <w:r w:rsidRPr="00C97826">
              <w:rPr>
                <w:rFonts w:ascii="Times New Roman" w:hAnsi="Times New Roman"/>
                <w:color w:val="000000"/>
              </w:rPr>
              <w:t>Estimate</w:t>
            </w:r>
          </w:p>
        </w:tc>
        <w:tc>
          <w:tcPr>
            <w:tcW w:w="509" w:type="dxa"/>
            <w:tcBorders>
              <w:top w:val="nil"/>
              <w:left w:val="nil"/>
              <w:bottom w:val="single" w:sz="4" w:space="0" w:color="auto"/>
              <w:right w:val="nil"/>
            </w:tcBorders>
            <w:shd w:val="clear" w:color="auto" w:fill="auto"/>
            <w:noWrap/>
            <w:vAlign w:val="bottom"/>
            <w:hideMark/>
          </w:tcPr>
          <w:p w14:paraId="5ADDC897" w14:textId="77777777" w:rsidR="00402B09" w:rsidRPr="00C97826" w:rsidRDefault="00402B09" w:rsidP="00943E4E">
            <w:pPr>
              <w:spacing w:after="0" w:line="240" w:lineRule="auto"/>
              <w:jc w:val="center"/>
              <w:rPr>
                <w:rFonts w:ascii="Times New Roman" w:hAnsi="Times New Roman"/>
                <w:b/>
                <w:color w:val="000000"/>
              </w:rPr>
            </w:pPr>
            <w:r w:rsidRPr="00C97826">
              <w:rPr>
                <w:rFonts w:ascii="Times New Roman" w:hAnsi="Times New Roman"/>
                <w:b/>
                <w:color w:val="000000"/>
              </w:rPr>
              <w:t> </w:t>
            </w:r>
          </w:p>
        </w:tc>
        <w:tc>
          <w:tcPr>
            <w:tcW w:w="1214" w:type="dxa"/>
            <w:tcBorders>
              <w:top w:val="nil"/>
              <w:left w:val="nil"/>
              <w:bottom w:val="single" w:sz="4" w:space="0" w:color="auto"/>
              <w:right w:val="nil"/>
            </w:tcBorders>
            <w:shd w:val="clear" w:color="auto" w:fill="auto"/>
            <w:noWrap/>
            <w:vAlign w:val="bottom"/>
            <w:hideMark/>
          </w:tcPr>
          <w:p w14:paraId="09653C2C" w14:textId="77777777" w:rsidR="00402B09" w:rsidRPr="00C97826" w:rsidRDefault="00402B09" w:rsidP="00943E4E">
            <w:pPr>
              <w:spacing w:after="0" w:line="240" w:lineRule="auto"/>
              <w:jc w:val="center"/>
              <w:rPr>
                <w:rFonts w:ascii="Times New Roman" w:hAnsi="Times New Roman"/>
                <w:color w:val="000000"/>
              </w:rPr>
            </w:pPr>
            <w:r w:rsidRPr="00C97826">
              <w:rPr>
                <w:rFonts w:ascii="Times New Roman" w:hAnsi="Times New Roman"/>
                <w:color w:val="000000"/>
              </w:rPr>
              <w:t>Estimate</w:t>
            </w:r>
          </w:p>
        </w:tc>
        <w:tc>
          <w:tcPr>
            <w:tcW w:w="546" w:type="dxa"/>
            <w:tcBorders>
              <w:top w:val="nil"/>
              <w:left w:val="nil"/>
              <w:bottom w:val="single" w:sz="4" w:space="0" w:color="auto"/>
              <w:right w:val="nil"/>
            </w:tcBorders>
            <w:shd w:val="clear" w:color="auto" w:fill="auto"/>
            <w:noWrap/>
            <w:vAlign w:val="bottom"/>
            <w:hideMark/>
          </w:tcPr>
          <w:p w14:paraId="0BC22C5E" w14:textId="77777777" w:rsidR="00402B09" w:rsidRPr="00C97826" w:rsidRDefault="00402B09" w:rsidP="00943E4E">
            <w:pPr>
              <w:spacing w:after="0" w:line="240" w:lineRule="auto"/>
              <w:jc w:val="center"/>
              <w:rPr>
                <w:rFonts w:ascii="Times New Roman" w:hAnsi="Times New Roman"/>
                <w:b/>
                <w:color w:val="000000"/>
              </w:rPr>
            </w:pPr>
            <w:r w:rsidRPr="00C97826">
              <w:rPr>
                <w:rFonts w:ascii="Times New Roman" w:hAnsi="Times New Roman"/>
                <w:b/>
                <w:color w:val="000000"/>
              </w:rPr>
              <w:t> </w:t>
            </w:r>
          </w:p>
        </w:tc>
        <w:tc>
          <w:tcPr>
            <w:tcW w:w="1456" w:type="dxa"/>
            <w:tcBorders>
              <w:top w:val="nil"/>
              <w:left w:val="nil"/>
              <w:bottom w:val="single" w:sz="4" w:space="0" w:color="auto"/>
              <w:right w:val="nil"/>
            </w:tcBorders>
            <w:shd w:val="clear" w:color="auto" w:fill="auto"/>
            <w:noWrap/>
            <w:vAlign w:val="bottom"/>
            <w:hideMark/>
          </w:tcPr>
          <w:p w14:paraId="332CD775" w14:textId="77777777" w:rsidR="00402B09" w:rsidRPr="002E4C0A" w:rsidRDefault="00402B09" w:rsidP="00943E4E">
            <w:pPr>
              <w:spacing w:after="0" w:line="240" w:lineRule="auto"/>
              <w:jc w:val="center"/>
              <w:rPr>
                <w:rFonts w:ascii="Times New Roman" w:eastAsia="Times New Roman" w:hAnsi="Times New Roman" w:cs="Times New Roman"/>
                <w:color w:val="000000"/>
              </w:rPr>
            </w:pPr>
            <w:r w:rsidRPr="002E4C0A">
              <w:rPr>
                <w:rFonts w:ascii="Times New Roman" w:eastAsia="Times New Roman" w:hAnsi="Times New Roman" w:cs="Times New Roman"/>
                <w:color w:val="000000"/>
              </w:rPr>
              <w:t>Estimate</w:t>
            </w:r>
          </w:p>
        </w:tc>
        <w:tc>
          <w:tcPr>
            <w:tcW w:w="504" w:type="dxa"/>
            <w:tcBorders>
              <w:top w:val="nil"/>
              <w:left w:val="nil"/>
              <w:bottom w:val="single" w:sz="4" w:space="0" w:color="auto"/>
              <w:right w:val="nil"/>
            </w:tcBorders>
            <w:shd w:val="clear" w:color="auto" w:fill="auto"/>
            <w:noWrap/>
            <w:vAlign w:val="bottom"/>
            <w:hideMark/>
          </w:tcPr>
          <w:p w14:paraId="5A527E04" w14:textId="77777777" w:rsidR="00402B09" w:rsidRPr="002E4C0A" w:rsidRDefault="00402B09" w:rsidP="00943E4E">
            <w:pPr>
              <w:spacing w:after="0" w:line="240" w:lineRule="auto"/>
              <w:jc w:val="center"/>
              <w:rPr>
                <w:rFonts w:ascii="Times New Roman" w:eastAsia="Times New Roman" w:hAnsi="Times New Roman" w:cs="Times New Roman"/>
                <w:b/>
                <w:bCs/>
                <w:color w:val="000000"/>
              </w:rPr>
            </w:pPr>
            <w:r w:rsidRPr="002E4C0A">
              <w:rPr>
                <w:rFonts w:ascii="Times New Roman" w:eastAsia="Times New Roman" w:hAnsi="Times New Roman" w:cs="Times New Roman"/>
                <w:b/>
                <w:bCs/>
                <w:color w:val="000000"/>
              </w:rPr>
              <w:t> </w:t>
            </w:r>
          </w:p>
        </w:tc>
      </w:tr>
      <w:tr w:rsidR="00402B09" w:rsidRPr="002E4C0A" w14:paraId="7FDBF4CB"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4444A7FC"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(Intercept)</w:t>
            </w:r>
          </w:p>
        </w:tc>
        <w:tc>
          <w:tcPr>
            <w:tcW w:w="1253" w:type="dxa"/>
            <w:tcBorders>
              <w:top w:val="nil"/>
              <w:left w:val="nil"/>
              <w:bottom w:val="nil"/>
              <w:right w:val="nil"/>
            </w:tcBorders>
            <w:shd w:val="clear" w:color="auto" w:fill="auto"/>
            <w:noWrap/>
            <w:vAlign w:val="bottom"/>
            <w:hideMark/>
          </w:tcPr>
          <w:p w14:paraId="18ED4026"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5.96</w:t>
            </w:r>
          </w:p>
        </w:tc>
        <w:tc>
          <w:tcPr>
            <w:tcW w:w="547" w:type="dxa"/>
            <w:tcBorders>
              <w:top w:val="nil"/>
              <w:left w:val="nil"/>
              <w:bottom w:val="nil"/>
              <w:right w:val="nil"/>
            </w:tcBorders>
            <w:shd w:val="clear" w:color="auto" w:fill="auto"/>
            <w:noWrap/>
            <w:vAlign w:val="bottom"/>
            <w:hideMark/>
          </w:tcPr>
          <w:p w14:paraId="60C29DDC"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131" w:type="dxa"/>
            <w:tcBorders>
              <w:top w:val="nil"/>
              <w:left w:val="nil"/>
              <w:bottom w:val="nil"/>
              <w:right w:val="nil"/>
            </w:tcBorders>
            <w:shd w:val="clear" w:color="auto" w:fill="auto"/>
            <w:noWrap/>
            <w:vAlign w:val="bottom"/>
            <w:hideMark/>
          </w:tcPr>
          <w:p w14:paraId="252EF9A2"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2.</w:t>
            </w:r>
            <w:r w:rsidRPr="002E4C0A">
              <w:rPr>
                <w:rFonts w:ascii="Times New Roman" w:eastAsia="Times New Roman" w:hAnsi="Times New Roman" w:cs="Times New Roman"/>
                <w:color w:val="000000"/>
              </w:rPr>
              <w:t>16</w:t>
            </w:r>
          </w:p>
        </w:tc>
        <w:tc>
          <w:tcPr>
            <w:tcW w:w="509" w:type="dxa"/>
            <w:tcBorders>
              <w:top w:val="nil"/>
              <w:left w:val="nil"/>
              <w:bottom w:val="nil"/>
              <w:right w:val="nil"/>
            </w:tcBorders>
            <w:shd w:val="clear" w:color="auto" w:fill="auto"/>
            <w:noWrap/>
            <w:vAlign w:val="bottom"/>
            <w:hideMark/>
          </w:tcPr>
          <w:p w14:paraId="162B873B"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214" w:type="dxa"/>
            <w:tcBorders>
              <w:top w:val="nil"/>
              <w:left w:val="nil"/>
              <w:bottom w:val="nil"/>
              <w:right w:val="nil"/>
            </w:tcBorders>
            <w:shd w:val="clear" w:color="auto" w:fill="auto"/>
            <w:noWrap/>
            <w:vAlign w:val="bottom"/>
            <w:hideMark/>
          </w:tcPr>
          <w:p w14:paraId="1EEFB1EF"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40.66</w:t>
            </w:r>
          </w:p>
        </w:tc>
        <w:tc>
          <w:tcPr>
            <w:tcW w:w="546" w:type="dxa"/>
            <w:tcBorders>
              <w:top w:val="nil"/>
              <w:left w:val="nil"/>
              <w:bottom w:val="nil"/>
              <w:right w:val="nil"/>
            </w:tcBorders>
            <w:shd w:val="clear" w:color="auto" w:fill="auto"/>
            <w:noWrap/>
            <w:vAlign w:val="bottom"/>
            <w:hideMark/>
          </w:tcPr>
          <w:p w14:paraId="6C89ECF2"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456" w:type="dxa"/>
            <w:tcBorders>
              <w:top w:val="nil"/>
              <w:left w:val="nil"/>
              <w:bottom w:val="nil"/>
              <w:right w:val="nil"/>
            </w:tcBorders>
            <w:shd w:val="clear" w:color="auto" w:fill="auto"/>
            <w:noWrap/>
            <w:vAlign w:val="bottom"/>
            <w:hideMark/>
          </w:tcPr>
          <w:p w14:paraId="0253F8ED"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0.0089</w:t>
            </w:r>
          </w:p>
        </w:tc>
        <w:tc>
          <w:tcPr>
            <w:tcW w:w="504" w:type="dxa"/>
            <w:tcBorders>
              <w:top w:val="nil"/>
              <w:left w:val="nil"/>
              <w:bottom w:val="nil"/>
              <w:right w:val="nil"/>
            </w:tcBorders>
            <w:shd w:val="clear" w:color="auto" w:fill="auto"/>
            <w:noWrap/>
            <w:vAlign w:val="bottom"/>
            <w:hideMark/>
          </w:tcPr>
          <w:p w14:paraId="6A815D0F"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r>
      <w:tr w:rsidR="00402B09" w:rsidRPr="002E4C0A" w14:paraId="773D436F"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344B199D" w14:textId="77777777" w:rsidR="00402B09" w:rsidRPr="00C97826" w:rsidRDefault="00402B09" w:rsidP="00943E4E">
            <w:pPr>
              <w:spacing w:after="0" w:line="240" w:lineRule="auto"/>
              <w:rPr>
                <w:rFonts w:ascii="Times New Roman" w:hAnsi="Times New Roman"/>
                <w:color w:val="000000"/>
              </w:rPr>
            </w:pPr>
          </w:p>
        </w:tc>
        <w:tc>
          <w:tcPr>
            <w:tcW w:w="1253" w:type="dxa"/>
            <w:tcBorders>
              <w:top w:val="nil"/>
              <w:left w:val="nil"/>
              <w:bottom w:val="nil"/>
              <w:right w:val="nil"/>
            </w:tcBorders>
            <w:shd w:val="clear" w:color="auto" w:fill="auto"/>
            <w:noWrap/>
            <w:vAlign w:val="bottom"/>
            <w:hideMark/>
          </w:tcPr>
          <w:p w14:paraId="40227E44"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066</w:t>
            </w:r>
            <w:r w:rsidRPr="00C97826">
              <w:rPr>
                <w:rFonts w:ascii="Times New Roman" w:hAnsi="Times New Roman"/>
                <w:i/>
                <w:color w:val="000000"/>
                <w:sz w:val="18"/>
              </w:rPr>
              <w:t>)</w:t>
            </w:r>
          </w:p>
        </w:tc>
        <w:tc>
          <w:tcPr>
            <w:tcW w:w="547" w:type="dxa"/>
            <w:tcBorders>
              <w:top w:val="nil"/>
              <w:left w:val="nil"/>
              <w:bottom w:val="nil"/>
              <w:right w:val="nil"/>
            </w:tcBorders>
            <w:shd w:val="clear" w:color="auto" w:fill="auto"/>
            <w:noWrap/>
            <w:vAlign w:val="bottom"/>
            <w:hideMark/>
          </w:tcPr>
          <w:p w14:paraId="0652D591" w14:textId="77777777" w:rsidR="00402B09" w:rsidRPr="00C97826" w:rsidRDefault="00402B09" w:rsidP="00943E4E">
            <w:pPr>
              <w:spacing w:after="0" w:line="240" w:lineRule="auto"/>
              <w:jc w:val="right"/>
              <w:rPr>
                <w:rFonts w:ascii="Times New Roman" w:hAnsi="Times New Roman"/>
                <w:i/>
                <w:color w:val="000000"/>
                <w:sz w:val="18"/>
              </w:rPr>
            </w:pPr>
          </w:p>
        </w:tc>
        <w:tc>
          <w:tcPr>
            <w:tcW w:w="1131" w:type="dxa"/>
            <w:tcBorders>
              <w:top w:val="nil"/>
              <w:left w:val="nil"/>
              <w:bottom w:val="nil"/>
              <w:right w:val="nil"/>
            </w:tcBorders>
            <w:shd w:val="clear" w:color="auto" w:fill="auto"/>
            <w:noWrap/>
            <w:vAlign w:val="bottom"/>
            <w:hideMark/>
          </w:tcPr>
          <w:p w14:paraId="32D7CD81"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15</w:t>
            </w:r>
            <w:r w:rsidRPr="00C97826">
              <w:rPr>
                <w:rFonts w:ascii="Times New Roman" w:hAnsi="Times New Roman"/>
                <w:i/>
                <w:color w:val="000000"/>
                <w:sz w:val="18"/>
              </w:rPr>
              <w:t>)</w:t>
            </w:r>
          </w:p>
        </w:tc>
        <w:tc>
          <w:tcPr>
            <w:tcW w:w="509" w:type="dxa"/>
            <w:tcBorders>
              <w:top w:val="nil"/>
              <w:left w:val="nil"/>
              <w:bottom w:val="nil"/>
              <w:right w:val="nil"/>
            </w:tcBorders>
            <w:shd w:val="clear" w:color="auto" w:fill="auto"/>
            <w:noWrap/>
            <w:vAlign w:val="bottom"/>
            <w:hideMark/>
          </w:tcPr>
          <w:p w14:paraId="1BF39FB0" w14:textId="77777777" w:rsidR="00402B09" w:rsidRPr="00C97826" w:rsidRDefault="00402B09" w:rsidP="00943E4E">
            <w:pPr>
              <w:spacing w:after="0" w:line="240" w:lineRule="auto"/>
              <w:jc w:val="right"/>
              <w:rPr>
                <w:rFonts w:ascii="Times New Roman" w:hAnsi="Times New Roman"/>
                <w:i/>
                <w:color w:val="000000"/>
                <w:sz w:val="18"/>
              </w:rPr>
            </w:pPr>
          </w:p>
        </w:tc>
        <w:tc>
          <w:tcPr>
            <w:tcW w:w="1214" w:type="dxa"/>
            <w:tcBorders>
              <w:top w:val="nil"/>
              <w:left w:val="nil"/>
              <w:bottom w:val="nil"/>
              <w:right w:val="nil"/>
            </w:tcBorders>
            <w:shd w:val="clear" w:color="auto" w:fill="auto"/>
            <w:noWrap/>
            <w:vAlign w:val="bottom"/>
            <w:hideMark/>
          </w:tcPr>
          <w:p w14:paraId="6C41E3E6"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98</w:t>
            </w:r>
            <w:r w:rsidRPr="00C97826">
              <w:rPr>
                <w:rFonts w:ascii="Times New Roman" w:hAnsi="Times New Roman"/>
                <w:i/>
                <w:color w:val="000000"/>
                <w:sz w:val="18"/>
              </w:rPr>
              <w:t>)</w:t>
            </w:r>
          </w:p>
        </w:tc>
        <w:tc>
          <w:tcPr>
            <w:tcW w:w="546" w:type="dxa"/>
            <w:tcBorders>
              <w:top w:val="nil"/>
              <w:left w:val="nil"/>
              <w:bottom w:val="nil"/>
              <w:right w:val="nil"/>
            </w:tcBorders>
            <w:shd w:val="clear" w:color="auto" w:fill="auto"/>
            <w:noWrap/>
            <w:vAlign w:val="bottom"/>
            <w:hideMark/>
          </w:tcPr>
          <w:p w14:paraId="36D0DAE7" w14:textId="77777777" w:rsidR="00402B09" w:rsidRPr="00C97826" w:rsidRDefault="00402B09" w:rsidP="00943E4E">
            <w:pPr>
              <w:spacing w:after="0" w:line="240" w:lineRule="auto"/>
              <w:jc w:val="right"/>
              <w:rPr>
                <w:rFonts w:ascii="Times New Roman" w:hAnsi="Times New Roman"/>
                <w:i/>
                <w:color w:val="000000"/>
                <w:sz w:val="18"/>
              </w:rPr>
            </w:pPr>
          </w:p>
        </w:tc>
        <w:tc>
          <w:tcPr>
            <w:tcW w:w="1456" w:type="dxa"/>
            <w:tcBorders>
              <w:top w:val="nil"/>
              <w:left w:val="nil"/>
              <w:bottom w:val="nil"/>
              <w:right w:val="nil"/>
            </w:tcBorders>
            <w:shd w:val="clear" w:color="auto" w:fill="auto"/>
            <w:noWrap/>
            <w:vAlign w:val="bottom"/>
            <w:hideMark/>
          </w:tcPr>
          <w:p w14:paraId="056A9C93"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(0.0009)</w:t>
            </w:r>
          </w:p>
        </w:tc>
        <w:tc>
          <w:tcPr>
            <w:tcW w:w="504" w:type="dxa"/>
            <w:tcBorders>
              <w:top w:val="nil"/>
              <w:left w:val="nil"/>
              <w:bottom w:val="nil"/>
              <w:right w:val="nil"/>
            </w:tcBorders>
            <w:shd w:val="clear" w:color="auto" w:fill="auto"/>
            <w:noWrap/>
            <w:vAlign w:val="bottom"/>
            <w:hideMark/>
          </w:tcPr>
          <w:p w14:paraId="66055FE8"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r>
      <w:tr w:rsidR="00402B09" w:rsidRPr="002E4C0A" w14:paraId="406B8A5D"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0450F8B5" w14:textId="77777777"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 xml:space="preserve">% </w:t>
            </w:r>
            <w:r w:rsidRPr="00C97826">
              <w:rPr>
                <w:rFonts w:ascii="Times New Roman" w:hAnsi="Times New Roman"/>
                <w:color w:val="000000"/>
              </w:rPr>
              <w:t>Hispanic</w:t>
            </w:r>
          </w:p>
        </w:tc>
        <w:tc>
          <w:tcPr>
            <w:tcW w:w="1253" w:type="dxa"/>
            <w:tcBorders>
              <w:top w:val="nil"/>
              <w:left w:val="nil"/>
              <w:bottom w:val="nil"/>
              <w:right w:val="nil"/>
            </w:tcBorders>
            <w:shd w:val="clear" w:color="auto" w:fill="auto"/>
            <w:noWrap/>
            <w:vAlign w:val="bottom"/>
            <w:hideMark/>
          </w:tcPr>
          <w:p w14:paraId="3161E323"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1.68</w:t>
            </w:r>
          </w:p>
        </w:tc>
        <w:tc>
          <w:tcPr>
            <w:tcW w:w="547" w:type="dxa"/>
            <w:tcBorders>
              <w:top w:val="nil"/>
              <w:left w:val="nil"/>
              <w:bottom w:val="nil"/>
              <w:right w:val="nil"/>
            </w:tcBorders>
            <w:shd w:val="clear" w:color="auto" w:fill="auto"/>
            <w:noWrap/>
            <w:vAlign w:val="bottom"/>
            <w:hideMark/>
          </w:tcPr>
          <w:p w14:paraId="13539613"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131" w:type="dxa"/>
            <w:tcBorders>
              <w:top w:val="nil"/>
              <w:left w:val="nil"/>
              <w:bottom w:val="nil"/>
              <w:right w:val="nil"/>
            </w:tcBorders>
            <w:shd w:val="clear" w:color="auto" w:fill="auto"/>
            <w:noWrap/>
            <w:vAlign w:val="bottom"/>
            <w:hideMark/>
          </w:tcPr>
          <w:p w14:paraId="08B12103"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81</w:t>
            </w:r>
          </w:p>
        </w:tc>
        <w:tc>
          <w:tcPr>
            <w:tcW w:w="509" w:type="dxa"/>
            <w:tcBorders>
              <w:top w:val="nil"/>
              <w:left w:val="nil"/>
              <w:bottom w:val="nil"/>
              <w:right w:val="nil"/>
            </w:tcBorders>
            <w:shd w:val="clear" w:color="auto" w:fill="auto"/>
            <w:noWrap/>
            <w:vAlign w:val="bottom"/>
            <w:hideMark/>
          </w:tcPr>
          <w:p w14:paraId="0E4C15DB" w14:textId="77777777"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w:t>
            </w:r>
          </w:p>
        </w:tc>
        <w:tc>
          <w:tcPr>
            <w:tcW w:w="1214" w:type="dxa"/>
            <w:tcBorders>
              <w:top w:val="nil"/>
              <w:left w:val="nil"/>
              <w:bottom w:val="nil"/>
              <w:right w:val="nil"/>
            </w:tcBorders>
            <w:shd w:val="clear" w:color="auto" w:fill="auto"/>
            <w:noWrap/>
            <w:vAlign w:val="bottom"/>
            <w:hideMark/>
          </w:tcPr>
          <w:p w14:paraId="17EF3B04"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9.51</w:t>
            </w:r>
          </w:p>
        </w:tc>
        <w:tc>
          <w:tcPr>
            <w:tcW w:w="546" w:type="dxa"/>
            <w:tcBorders>
              <w:top w:val="nil"/>
              <w:left w:val="nil"/>
              <w:bottom w:val="nil"/>
              <w:right w:val="nil"/>
            </w:tcBorders>
            <w:shd w:val="clear" w:color="auto" w:fill="auto"/>
            <w:noWrap/>
            <w:vAlign w:val="bottom"/>
            <w:hideMark/>
          </w:tcPr>
          <w:p w14:paraId="4FB7D4BB"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c>
          <w:tcPr>
            <w:tcW w:w="1456" w:type="dxa"/>
            <w:tcBorders>
              <w:top w:val="nil"/>
              <w:left w:val="nil"/>
              <w:bottom w:val="nil"/>
              <w:right w:val="nil"/>
            </w:tcBorders>
            <w:shd w:val="clear" w:color="auto" w:fill="auto"/>
            <w:noWrap/>
            <w:vAlign w:val="bottom"/>
            <w:hideMark/>
          </w:tcPr>
          <w:p w14:paraId="5A68E053"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w:t>
            </w:r>
            <w:r w:rsidRPr="00C97826">
              <w:rPr>
                <w:rFonts w:ascii="Times New Roman" w:hAnsi="Times New Roman"/>
                <w:color w:val="000000"/>
              </w:rPr>
              <w:t>0.</w:t>
            </w:r>
            <w:r w:rsidRPr="002E4C0A">
              <w:rPr>
                <w:rFonts w:ascii="Times New Roman" w:eastAsia="Times New Roman" w:hAnsi="Times New Roman" w:cs="Times New Roman"/>
                <w:color w:val="000000"/>
              </w:rPr>
              <w:t>018</w:t>
            </w:r>
          </w:p>
        </w:tc>
        <w:tc>
          <w:tcPr>
            <w:tcW w:w="504" w:type="dxa"/>
            <w:tcBorders>
              <w:top w:val="nil"/>
              <w:left w:val="nil"/>
              <w:bottom w:val="nil"/>
              <w:right w:val="nil"/>
            </w:tcBorders>
            <w:shd w:val="clear" w:color="auto" w:fill="auto"/>
            <w:noWrap/>
            <w:vAlign w:val="bottom"/>
            <w:hideMark/>
          </w:tcPr>
          <w:p w14:paraId="0472BA8E"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r>
      <w:tr w:rsidR="00402B09" w:rsidRPr="002E4C0A" w14:paraId="58FD7F1A"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78A7F523" w14:textId="77777777" w:rsidR="00402B09" w:rsidRPr="00C97826" w:rsidRDefault="00402B09" w:rsidP="00943E4E">
            <w:pPr>
              <w:spacing w:after="0" w:line="240" w:lineRule="auto"/>
              <w:rPr>
                <w:rFonts w:ascii="Times New Roman" w:hAnsi="Times New Roman"/>
                <w:color w:val="000000"/>
              </w:rPr>
            </w:pPr>
          </w:p>
        </w:tc>
        <w:tc>
          <w:tcPr>
            <w:tcW w:w="1253" w:type="dxa"/>
            <w:tcBorders>
              <w:top w:val="nil"/>
              <w:left w:val="nil"/>
              <w:bottom w:val="nil"/>
              <w:right w:val="nil"/>
            </w:tcBorders>
            <w:shd w:val="clear" w:color="auto" w:fill="auto"/>
            <w:noWrap/>
            <w:vAlign w:val="bottom"/>
            <w:hideMark/>
          </w:tcPr>
          <w:p w14:paraId="5E743A5F"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14</w:t>
            </w:r>
            <w:r w:rsidRPr="00C97826">
              <w:rPr>
                <w:rFonts w:ascii="Times New Roman" w:hAnsi="Times New Roman"/>
                <w:i/>
                <w:color w:val="000000"/>
                <w:sz w:val="18"/>
              </w:rPr>
              <w:t>)</w:t>
            </w:r>
          </w:p>
        </w:tc>
        <w:tc>
          <w:tcPr>
            <w:tcW w:w="547" w:type="dxa"/>
            <w:tcBorders>
              <w:top w:val="nil"/>
              <w:left w:val="nil"/>
              <w:bottom w:val="nil"/>
              <w:right w:val="nil"/>
            </w:tcBorders>
            <w:shd w:val="clear" w:color="auto" w:fill="auto"/>
            <w:noWrap/>
            <w:vAlign w:val="bottom"/>
            <w:hideMark/>
          </w:tcPr>
          <w:p w14:paraId="2BF035B1" w14:textId="77777777" w:rsidR="00402B09" w:rsidRPr="00C97826" w:rsidRDefault="00402B09" w:rsidP="00943E4E">
            <w:pPr>
              <w:spacing w:after="0" w:line="240" w:lineRule="auto"/>
              <w:jc w:val="right"/>
              <w:rPr>
                <w:rFonts w:ascii="Times New Roman" w:hAnsi="Times New Roman"/>
                <w:i/>
                <w:color w:val="000000"/>
                <w:sz w:val="18"/>
              </w:rPr>
            </w:pPr>
          </w:p>
        </w:tc>
        <w:tc>
          <w:tcPr>
            <w:tcW w:w="1131" w:type="dxa"/>
            <w:tcBorders>
              <w:top w:val="nil"/>
              <w:left w:val="nil"/>
              <w:bottom w:val="nil"/>
              <w:right w:val="nil"/>
            </w:tcBorders>
            <w:shd w:val="clear" w:color="auto" w:fill="auto"/>
            <w:noWrap/>
            <w:vAlign w:val="bottom"/>
            <w:hideMark/>
          </w:tcPr>
          <w:p w14:paraId="39487F59"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36</w:t>
            </w:r>
            <w:r w:rsidRPr="00C97826">
              <w:rPr>
                <w:rFonts w:ascii="Times New Roman" w:hAnsi="Times New Roman"/>
                <w:i/>
                <w:color w:val="000000"/>
                <w:sz w:val="18"/>
              </w:rPr>
              <w:t>)</w:t>
            </w:r>
          </w:p>
        </w:tc>
        <w:tc>
          <w:tcPr>
            <w:tcW w:w="509" w:type="dxa"/>
            <w:tcBorders>
              <w:top w:val="nil"/>
              <w:left w:val="nil"/>
              <w:bottom w:val="nil"/>
              <w:right w:val="nil"/>
            </w:tcBorders>
            <w:shd w:val="clear" w:color="auto" w:fill="auto"/>
            <w:noWrap/>
            <w:vAlign w:val="bottom"/>
            <w:hideMark/>
          </w:tcPr>
          <w:p w14:paraId="2D4A4E14" w14:textId="77777777" w:rsidR="00402B09" w:rsidRPr="00C97826" w:rsidRDefault="00402B09" w:rsidP="00943E4E">
            <w:pPr>
              <w:spacing w:after="0" w:line="240" w:lineRule="auto"/>
              <w:jc w:val="right"/>
              <w:rPr>
                <w:rFonts w:ascii="Times New Roman" w:hAnsi="Times New Roman"/>
                <w:i/>
                <w:color w:val="000000"/>
                <w:sz w:val="18"/>
              </w:rPr>
            </w:pPr>
          </w:p>
        </w:tc>
        <w:tc>
          <w:tcPr>
            <w:tcW w:w="1214" w:type="dxa"/>
            <w:tcBorders>
              <w:top w:val="nil"/>
              <w:left w:val="nil"/>
              <w:bottom w:val="nil"/>
              <w:right w:val="nil"/>
            </w:tcBorders>
            <w:shd w:val="clear" w:color="auto" w:fill="auto"/>
            <w:noWrap/>
            <w:vAlign w:val="bottom"/>
            <w:hideMark/>
          </w:tcPr>
          <w:p w14:paraId="16A21974"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(1.66)</w:t>
            </w:r>
          </w:p>
        </w:tc>
        <w:tc>
          <w:tcPr>
            <w:tcW w:w="546" w:type="dxa"/>
            <w:tcBorders>
              <w:top w:val="nil"/>
              <w:left w:val="nil"/>
              <w:bottom w:val="nil"/>
              <w:right w:val="nil"/>
            </w:tcBorders>
            <w:shd w:val="clear" w:color="auto" w:fill="auto"/>
            <w:noWrap/>
            <w:vAlign w:val="bottom"/>
            <w:hideMark/>
          </w:tcPr>
          <w:p w14:paraId="63B735DB"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456" w:type="dxa"/>
            <w:tcBorders>
              <w:top w:val="nil"/>
              <w:left w:val="nil"/>
              <w:bottom w:val="nil"/>
              <w:right w:val="nil"/>
            </w:tcBorders>
            <w:shd w:val="clear" w:color="auto" w:fill="auto"/>
            <w:noWrap/>
            <w:vAlign w:val="bottom"/>
            <w:hideMark/>
          </w:tcPr>
          <w:p w14:paraId="0699EDAD"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0034</w:t>
            </w:r>
            <w:r w:rsidRPr="00C97826">
              <w:rPr>
                <w:rFonts w:ascii="Times New Roman" w:hAnsi="Times New Roman"/>
                <w:i/>
                <w:color w:val="000000"/>
                <w:sz w:val="18"/>
              </w:rPr>
              <w:t>)</w:t>
            </w:r>
          </w:p>
        </w:tc>
        <w:tc>
          <w:tcPr>
            <w:tcW w:w="504" w:type="dxa"/>
            <w:tcBorders>
              <w:top w:val="nil"/>
              <w:left w:val="nil"/>
              <w:bottom w:val="nil"/>
              <w:right w:val="nil"/>
            </w:tcBorders>
            <w:shd w:val="clear" w:color="auto" w:fill="auto"/>
            <w:noWrap/>
            <w:vAlign w:val="bottom"/>
            <w:hideMark/>
          </w:tcPr>
          <w:p w14:paraId="5A3FB487" w14:textId="77777777" w:rsidR="00402B09" w:rsidRPr="00C97826" w:rsidRDefault="00402B09" w:rsidP="00943E4E">
            <w:pPr>
              <w:spacing w:after="0" w:line="240" w:lineRule="auto"/>
              <w:jc w:val="right"/>
              <w:rPr>
                <w:rFonts w:ascii="Times New Roman" w:hAnsi="Times New Roman"/>
                <w:i/>
                <w:color w:val="000000"/>
                <w:sz w:val="18"/>
              </w:rPr>
            </w:pPr>
          </w:p>
        </w:tc>
      </w:tr>
      <w:tr w:rsidR="00402B09" w:rsidRPr="002E4C0A" w14:paraId="002E410C"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1001DD0B" w14:textId="77777777"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 xml:space="preserve">% </w:t>
            </w:r>
            <w:r w:rsidRPr="00C97826">
              <w:rPr>
                <w:rFonts w:ascii="Times New Roman" w:hAnsi="Times New Roman"/>
                <w:color w:val="000000"/>
              </w:rPr>
              <w:t>American Indian (</w:t>
            </w:r>
            <w:r w:rsidRPr="002E4C0A">
              <w:rPr>
                <w:rFonts w:ascii="Times New Roman" w:eastAsia="Times New Roman" w:hAnsi="Times New Roman" w:cs="Times New Roman"/>
                <w:color w:val="000000"/>
              </w:rPr>
              <w:t>Non</w:t>
            </w:r>
            <w:r w:rsidRPr="00C97826">
              <w:rPr>
                <w:rFonts w:ascii="Times New Roman" w:hAnsi="Times New Roman"/>
                <w:color w:val="000000"/>
              </w:rPr>
              <w:t>-</w:t>
            </w:r>
            <w:proofErr w:type="spellStart"/>
            <w:r w:rsidRPr="00C97826">
              <w:rPr>
                <w:rFonts w:ascii="Times New Roman" w:hAnsi="Times New Roman"/>
                <w:color w:val="000000"/>
              </w:rPr>
              <w:t>Hisp</w:t>
            </w:r>
            <w:proofErr w:type="spellEnd"/>
            <w:r w:rsidRPr="00C97826">
              <w:rPr>
                <w:rFonts w:ascii="Times New Roman" w:hAnsi="Times New Roman"/>
                <w:color w:val="000000"/>
              </w:rPr>
              <w:t>)</w:t>
            </w:r>
          </w:p>
        </w:tc>
        <w:tc>
          <w:tcPr>
            <w:tcW w:w="1253" w:type="dxa"/>
            <w:tcBorders>
              <w:top w:val="nil"/>
              <w:left w:val="nil"/>
              <w:bottom w:val="nil"/>
              <w:right w:val="nil"/>
            </w:tcBorders>
            <w:shd w:val="clear" w:color="auto" w:fill="auto"/>
            <w:noWrap/>
            <w:vAlign w:val="bottom"/>
            <w:hideMark/>
          </w:tcPr>
          <w:p w14:paraId="3289A53F"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w:t>
            </w:r>
            <w:r w:rsidRPr="00C97826">
              <w:rPr>
                <w:rFonts w:ascii="Times New Roman" w:hAnsi="Times New Roman"/>
                <w:color w:val="000000"/>
              </w:rPr>
              <w:t>0.</w:t>
            </w:r>
            <w:r w:rsidRPr="002E4C0A">
              <w:rPr>
                <w:rFonts w:ascii="Times New Roman" w:eastAsia="Times New Roman" w:hAnsi="Times New Roman" w:cs="Times New Roman"/>
                <w:color w:val="000000"/>
              </w:rPr>
              <w:t>95</w:t>
            </w:r>
          </w:p>
        </w:tc>
        <w:tc>
          <w:tcPr>
            <w:tcW w:w="547" w:type="dxa"/>
            <w:tcBorders>
              <w:top w:val="nil"/>
              <w:left w:val="nil"/>
              <w:bottom w:val="nil"/>
              <w:right w:val="nil"/>
            </w:tcBorders>
            <w:shd w:val="clear" w:color="auto" w:fill="auto"/>
            <w:noWrap/>
            <w:vAlign w:val="bottom"/>
            <w:hideMark/>
          </w:tcPr>
          <w:p w14:paraId="659528D8"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131" w:type="dxa"/>
            <w:tcBorders>
              <w:top w:val="nil"/>
              <w:left w:val="nil"/>
              <w:bottom w:val="nil"/>
              <w:right w:val="nil"/>
            </w:tcBorders>
            <w:shd w:val="clear" w:color="auto" w:fill="auto"/>
            <w:noWrap/>
            <w:vAlign w:val="bottom"/>
            <w:hideMark/>
          </w:tcPr>
          <w:p w14:paraId="264CC0D6"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w:t>
            </w:r>
            <w:r w:rsidRPr="002E4C0A">
              <w:rPr>
                <w:rFonts w:ascii="Times New Roman" w:eastAsia="Times New Roman" w:hAnsi="Times New Roman" w:cs="Times New Roman"/>
                <w:color w:val="000000"/>
              </w:rPr>
              <w:t>2.46</w:t>
            </w:r>
          </w:p>
        </w:tc>
        <w:tc>
          <w:tcPr>
            <w:tcW w:w="509" w:type="dxa"/>
            <w:tcBorders>
              <w:top w:val="nil"/>
              <w:left w:val="nil"/>
              <w:bottom w:val="nil"/>
              <w:right w:val="nil"/>
            </w:tcBorders>
            <w:shd w:val="clear" w:color="auto" w:fill="auto"/>
            <w:noWrap/>
            <w:vAlign w:val="bottom"/>
            <w:hideMark/>
          </w:tcPr>
          <w:p w14:paraId="698E8777"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214" w:type="dxa"/>
            <w:tcBorders>
              <w:top w:val="nil"/>
              <w:left w:val="nil"/>
              <w:bottom w:val="nil"/>
              <w:right w:val="nil"/>
            </w:tcBorders>
            <w:shd w:val="clear" w:color="auto" w:fill="auto"/>
            <w:noWrap/>
            <w:vAlign w:val="bottom"/>
            <w:hideMark/>
          </w:tcPr>
          <w:p w14:paraId="1BEFC323"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-33.48</w:t>
            </w:r>
          </w:p>
        </w:tc>
        <w:tc>
          <w:tcPr>
            <w:tcW w:w="546" w:type="dxa"/>
            <w:tcBorders>
              <w:top w:val="nil"/>
              <w:left w:val="nil"/>
              <w:bottom w:val="nil"/>
              <w:right w:val="nil"/>
            </w:tcBorders>
            <w:shd w:val="clear" w:color="auto" w:fill="auto"/>
            <w:noWrap/>
            <w:vAlign w:val="bottom"/>
            <w:hideMark/>
          </w:tcPr>
          <w:p w14:paraId="581DE690"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c>
          <w:tcPr>
            <w:tcW w:w="1456" w:type="dxa"/>
            <w:tcBorders>
              <w:top w:val="nil"/>
              <w:left w:val="nil"/>
              <w:bottom w:val="nil"/>
              <w:right w:val="nil"/>
            </w:tcBorders>
            <w:shd w:val="clear" w:color="auto" w:fill="auto"/>
            <w:noWrap/>
            <w:vAlign w:val="bottom"/>
            <w:hideMark/>
          </w:tcPr>
          <w:p w14:paraId="0E22FBC8"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15</w:t>
            </w:r>
          </w:p>
        </w:tc>
        <w:tc>
          <w:tcPr>
            <w:tcW w:w="504" w:type="dxa"/>
            <w:tcBorders>
              <w:top w:val="nil"/>
              <w:left w:val="nil"/>
              <w:bottom w:val="nil"/>
              <w:right w:val="nil"/>
            </w:tcBorders>
            <w:shd w:val="clear" w:color="auto" w:fill="auto"/>
            <w:noWrap/>
            <w:vAlign w:val="bottom"/>
            <w:hideMark/>
          </w:tcPr>
          <w:p w14:paraId="6F21D67C"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r>
      <w:tr w:rsidR="00402B09" w:rsidRPr="002E4C0A" w14:paraId="4523A728"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09820F5A" w14:textId="77777777" w:rsidR="00402B09" w:rsidRPr="00C97826" w:rsidRDefault="00402B09" w:rsidP="00943E4E">
            <w:pPr>
              <w:spacing w:after="0" w:line="240" w:lineRule="auto"/>
              <w:rPr>
                <w:rFonts w:ascii="Times New Roman" w:hAnsi="Times New Roman"/>
                <w:color w:val="000000"/>
              </w:rPr>
            </w:pPr>
          </w:p>
        </w:tc>
        <w:tc>
          <w:tcPr>
            <w:tcW w:w="1253" w:type="dxa"/>
            <w:tcBorders>
              <w:top w:val="nil"/>
              <w:left w:val="nil"/>
              <w:bottom w:val="nil"/>
              <w:right w:val="nil"/>
            </w:tcBorders>
            <w:shd w:val="clear" w:color="auto" w:fill="auto"/>
            <w:noWrap/>
            <w:vAlign w:val="bottom"/>
            <w:hideMark/>
          </w:tcPr>
          <w:p w14:paraId="5D93A6B1"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20</w:t>
            </w:r>
            <w:r w:rsidRPr="00C97826">
              <w:rPr>
                <w:rFonts w:ascii="Times New Roman" w:hAnsi="Times New Roman"/>
                <w:i/>
                <w:color w:val="000000"/>
                <w:sz w:val="18"/>
              </w:rPr>
              <w:t>)</w:t>
            </w:r>
          </w:p>
        </w:tc>
        <w:tc>
          <w:tcPr>
            <w:tcW w:w="547" w:type="dxa"/>
            <w:tcBorders>
              <w:top w:val="nil"/>
              <w:left w:val="nil"/>
              <w:bottom w:val="nil"/>
              <w:right w:val="nil"/>
            </w:tcBorders>
            <w:shd w:val="clear" w:color="auto" w:fill="auto"/>
            <w:noWrap/>
            <w:vAlign w:val="bottom"/>
            <w:hideMark/>
          </w:tcPr>
          <w:p w14:paraId="046EC8F5" w14:textId="77777777" w:rsidR="00402B09" w:rsidRPr="00C97826" w:rsidRDefault="00402B09" w:rsidP="00943E4E">
            <w:pPr>
              <w:spacing w:after="0" w:line="240" w:lineRule="auto"/>
              <w:jc w:val="right"/>
              <w:rPr>
                <w:rFonts w:ascii="Times New Roman" w:hAnsi="Times New Roman"/>
                <w:i/>
                <w:color w:val="000000"/>
                <w:sz w:val="18"/>
              </w:rPr>
            </w:pPr>
          </w:p>
        </w:tc>
        <w:tc>
          <w:tcPr>
            <w:tcW w:w="1131" w:type="dxa"/>
            <w:tcBorders>
              <w:top w:val="nil"/>
              <w:left w:val="nil"/>
              <w:bottom w:val="nil"/>
              <w:right w:val="nil"/>
            </w:tcBorders>
            <w:shd w:val="clear" w:color="auto" w:fill="auto"/>
            <w:noWrap/>
            <w:vAlign w:val="bottom"/>
            <w:hideMark/>
          </w:tcPr>
          <w:p w14:paraId="29202271"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34</w:t>
            </w:r>
            <w:r w:rsidRPr="00C97826">
              <w:rPr>
                <w:rFonts w:ascii="Times New Roman" w:hAnsi="Times New Roman"/>
                <w:i/>
                <w:color w:val="000000"/>
                <w:sz w:val="18"/>
              </w:rPr>
              <w:t>)</w:t>
            </w:r>
          </w:p>
        </w:tc>
        <w:tc>
          <w:tcPr>
            <w:tcW w:w="509" w:type="dxa"/>
            <w:tcBorders>
              <w:top w:val="nil"/>
              <w:left w:val="nil"/>
              <w:bottom w:val="nil"/>
              <w:right w:val="nil"/>
            </w:tcBorders>
            <w:shd w:val="clear" w:color="auto" w:fill="auto"/>
            <w:noWrap/>
            <w:vAlign w:val="bottom"/>
            <w:hideMark/>
          </w:tcPr>
          <w:p w14:paraId="50D60ECF" w14:textId="77777777" w:rsidR="00402B09" w:rsidRPr="00C97826" w:rsidRDefault="00402B09" w:rsidP="00943E4E">
            <w:pPr>
              <w:spacing w:after="0" w:line="240" w:lineRule="auto"/>
              <w:jc w:val="right"/>
              <w:rPr>
                <w:rFonts w:ascii="Times New Roman" w:hAnsi="Times New Roman"/>
                <w:i/>
                <w:color w:val="000000"/>
                <w:sz w:val="18"/>
              </w:rPr>
            </w:pPr>
          </w:p>
        </w:tc>
        <w:tc>
          <w:tcPr>
            <w:tcW w:w="1214" w:type="dxa"/>
            <w:tcBorders>
              <w:top w:val="nil"/>
              <w:left w:val="nil"/>
              <w:bottom w:val="nil"/>
              <w:right w:val="nil"/>
            </w:tcBorders>
            <w:shd w:val="clear" w:color="auto" w:fill="auto"/>
            <w:noWrap/>
            <w:vAlign w:val="bottom"/>
            <w:hideMark/>
          </w:tcPr>
          <w:p w14:paraId="3F02F929"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(2.16)</w:t>
            </w:r>
          </w:p>
        </w:tc>
        <w:tc>
          <w:tcPr>
            <w:tcW w:w="546" w:type="dxa"/>
            <w:tcBorders>
              <w:top w:val="nil"/>
              <w:left w:val="nil"/>
              <w:bottom w:val="nil"/>
              <w:right w:val="nil"/>
            </w:tcBorders>
            <w:shd w:val="clear" w:color="auto" w:fill="auto"/>
            <w:noWrap/>
            <w:vAlign w:val="bottom"/>
            <w:hideMark/>
          </w:tcPr>
          <w:p w14:paraId="701D6B30"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456" w:type="dxa"/>
            <w:tcBorders>
              <w:top w:val="nil"/>
              <w:left w:val="nil"/>
              <w:bottom w:val="nil"/>
              <w:right w:val="nil"/>
            </w:tcBorders>
            <w:shd w:val="clear" w:color="auto" w:fill="auto"/>
            <w:noWrap/>
            <w:vAlign w:val="bottom"/>
            <w:hideMark/>
          </w:tcPr>
          <w:p w14:paraId="33A613B7"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014</w:t>
            </w:r>
            <w:r w:rsidRPr="00C97826">
              <w:rPr>
                <w:rFonts w:ascii="Times New Roman" w:hAnsi="Times New Roman"/>
                <w:i/>
                <w:color w:val="000000"/>
                <w:sz w:val="18"/>
              </w:rPr>
              <w:t>)</w:t>
            </w:r>
          </w:p>
        </w:tc>
        <w:tc>
          <w:tcPr>
            <w:tcW w:w="504" w:type="dxa"/>
            <w:tcBorders>
              <w:top w:val="nil"/>
              <w:left w:val="nil"/>
              <w:bottom w:val="nil"/>
              <w:right w:val="nil"/>
            </w:tcBorders>
            <w:shd w:val="clear" w:color="auto" w:fill="auto"/>
            <w:noWrap/>
            <w:vAlign w:val="bottom"/>
            <w:hideMark/>
          </w:tcPr>
          <w:p w14:paraId="054F0FF4" w14:textId="77777777" w:rsidR="00402B09" w:rsidRPr="00C97826" w:rsidRDefault="00402B09" w:rsidP="00943E4E">
            <w:pPr>
              <w:spacing w:after="0" w:line="240" w:lineRule="auto"/>
              <w:jc w:val="right"/>
              <w:rPr>
                <w:rFonts w:ascii="Times New Roman" w:hAnsi="Times New Roman"/>
                <w:i/>
                <w:color w:val="000000"/>
                <w:sz w:val="18"/>
              </w:rPr>
            </w:pPr>
          </w:p>
        </w:tc>
      </w:tr>
      <w:tr w:rsidR="00402B09" w:rsidRPr="002E4C0A" w14:paraId="2F083A5C"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03D0871F" w14:textId="77777777"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 xml:space="preserve">% </w:t>
            </w:r>
            <w:r w:rsidRPr="00C97826">
              <w:rPr>
                <w:rFonts w:ascii="Times New Roman" w:hAnsi="Times New Roman"/>
                <w:color w:val="000000"/>
              </w:rPr>
              <w:t>Black (</w:t>
            </w:r>
            <w:proofErr w:type="gramStart"/>
            <w:r w:rsidRPr="002E4C0A">
              <w:rPr>
                <w:rFonts w:ascii="Times New Roman" w:eastAsia="Times New Roman" w:hAnsi="Times New Roman" w:cs="Times New Roman"/>
                <w:color w:val="000000"/>
              </w:rPr>
              <w:t>Non</w:t>
            </w:r>
            <w:r w:rsidRPr="00C97826">
              <w:rPr>
                <w:rFonts w:ascii="Times New Roman" w:hAnsi="Times New Roman"/>
                <w:color w:val="000000"/>
              </w:rPr>
              <w:t>-</w:t>
            </w:r>
            <w:proofErr w:type="spellStart"/>
            <w:r w:rsidRPr="00C97826">
              <w:rPr>
                <w:rFonts w:ascii="Times New Roman" w:hAnsi="Times New Roman"/>
                <w:color w:val="000000"/>
              </w:rPr>
              <w:t>Hisp</w:t>
            </w:r>
            <w:proofErr w:type="spellEnd"/>
            <w:proofErr w:type="gramEnd"/>
            <w:r w:rsidRPr="00C97826">
              <w:rPr>
                <w:rFonts w:ascii="Times New Roman" w:hAnsi="Times New Roman"/>
                <w:color w:val="000000"/>
              </w:rPr>
              <w:t>)</w:t>
            </w:r>
          </w:p>
        </w:tc>
        <w:tc>
          <w:tcPr>
            <w:tcW w:w="1253" w:type="dxa"/>
            <w:tcBorders>
              <w:top w:val="nil"/>
              <w:left w:val="nil"/>
              <w:bottom w:val="nil"/>
              <w:right w:val="nil"/>
            </w:tcBorders>
            <w:shd w:val="clear" w:color="auto" w:fill="auto"/>
            <w:noWrap/>
            <w:vAlign w:val="bottom"/>
            <w:hideMark/>
          </w:tcPr>
          <w:p w14:paraId="71DC5EB7"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3.06</w:t>
            </w:r>
          </w:p>
        </w:tc>
        <w:tc>
          <w:tcPr>
            <w:tcW w:w="547" w:type="dxa"/>
            <w:tcBorders>
              <w:top w:val="nil"/>
              <w:left w:val="nil"/>
              <w:bottom w:val="nil"/>
              <w:right w:val="nil"/>
            </w:tcBorders>
            <w:shd w:val="clear" w:color="auto" w:fill="auto"/>
            <w:noWrap/>
            <w:vAlign w:val="bottom"/>
            <w:hideMark/>
          </w:tcPr>
          <w:p w14:paraId="2E2A8400" w14:textId="77777777"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w:t>
            </w:r>
          </w:p>
        </w:tc>
        <w:tc>
          <w:tcPr>
            <w:tcW w:w="1131" w:type="dxa"/>
            <w:tcBorders>
              <w:top w:val="nil"/>
              <w:left w:val="nil"/>
              <w:bottom w:val="nil"/>
              <w:right w:val="nil"/>
            </w:tcBorders>
            <w:shd w:val="clear" w:color="auto" w:fill="auto"/>
            <w:noWrap/>
            <w:vAlign w:val="bottom"/>
            <w:hideMark/>
          </w:tcPr>
          <w:p w14:paraId="3016AEAC"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2.80</w:t>
            </w:r>
          </w:p>
        </w:tc>
        <w:tc>
          <w:tcPr>
            <w:tcW w:w="509" w:type="dxa"/>
            <w:tcBorders>
              <w:top w:val="nil"/>
              <w:left w:val="nil"/>
              <w:bottom w:val="nil"/>
              <w:right w:val="nil"/>
            </w:tcBorders>
            <w:shd w:val="clear" w:color="auto" w:fill="auto"/>
            <w:noWrap/>
            <w:vAlign w:val="bottom"/>
            <w:hideMark/>
          </w:tcPr>
          <w:p w14:paraId="7137B893" w14:textId="77777777"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w:t>
            </w:r>
          </w:p>
        </w:tc>
        <w:tc>
          <w:tcPr>
            <w:tcW w:w="1214" w:type="dxa"/>
            <w:tcBorders>
              <w:top w:val="nil"/>
              <w:left w:val="nil"/>
              <w:bottom w:val="nil"/>
              <w:right w:val="nil"/>
            </w:tcBorders>
            <w:shd w:val="clear" w:color="auto" w:fill="auto"/>
            <w:noWrap/>
            <w:vAlign w:val="bottom"/>
            <w:hideMark/>
          </w:tcPr>
          <w:p w14:paraId="01B0D32C"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21.67</w:t>
            </w:r>
          </w:p>
        </w:tc>
        <w:tc>
          <w:tcPr>
            <w:tcW w:w="546" w:type="dxa"/>
            <w:tcBorders>
              <w:top w:val="nil"/>
              <w:left w:val="nil"/>
              <w:bottom w:val="nil"/>
              <w:right w:val="nil"/>
            </w:tcBorders>
            <w:shd w:val="clear" w:color="auto" w:fill="auto"/>
            <w:noWrap/>
            <w:vAlign w:val="bottom"/>
            <w:hideMark/>
          </w:tcPr>
          <w:p w14:paraId="77A1E485"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c>
          <w:tcPr>
            <w:tcW w:w="1456" w:type="dxa"/>
            <w:tcBorders>
              <w:top w:val="nil"/>
              <w:left w:val="nil"/>
              <w:bottom w:val="nil"/>
              <w:right w:val="nil"/>
            </w:tcBorders>
            <w:shd w:val="clear" w:color="auto" w:fill="auto"/>
            <w:noWrap/>
            <w:vAlign w:val="bottom"/>
            <w:hideMark/>
          </w:tcPr>
          <w:p w14:paraId="18C8C299"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w:t>
            </w:r>
            <w:r w:rsidRPr="00C97826">
              <w:rPr>
                <w:rFonts w:ascii="Times New Roman" w:hAnsi="Times New Roman"/>
                <w:color w:val="000000"/>
              </w:rPr>
              <w:t>0.</w:t>
            </w:r>
            <w:r w:rsidRPr="002E4C0A">
              <w:rPr>
                <w:rFonts w:ascii="Times New Roman" w:eastAsia="Times New Roman" w:hAnsi="Times New Roman" w:cs="Times New Roman"/>
                <w:color w:val="000000"/>
              </w:rPr>
              <w:t>0041</w:t>
            </w:r>
          </w:p>
        </w:tc>
        <w:tc>
          <w:tcPr>
            <w:tcW w:w="504" w:type="dxa"/>
            <w:tcBorders>
              <w:top w:val="nil"/>
              <w:left w:val="nil"/>
              <w:bottom w:val="nil"/>
              <w:right w:val="nil"/>
            </w:tcBorders>
            <w:shd w:val="clear" w:color="auto" w:fill="auto"/>
            <w:noWrap/>
            <w:vAlign w:val="bottom"/>
            <w:hideMark/>
          </w:tcPr>
          <w:p w14:paraId="68DE30EF" w14:textId="77777777" w:rsidR="00402B09" w:rsidRPr="00C97826" w:rsidRDefault="00402B09" w:rsidP="00943E4E">
            <w:pPr>
              <w:spacing w:after="0" w:line="240" w:lineRule="auto"/>
              <w:jc w:val="right"/>
              <w:rPr>
                <w:rFonts w:ascii="Times New Roman" w:hAnsi="Times New Roman"/>
                <w:color w:val="000000"/>
              </w:rPr>
            </w:pPr>
          </w:p>
        </w:tc>
      </w:tr>
      <w:tr w:rsidR="00402B09" w:rsidRPr="002E4C0A" w14:paraId="09DA300D"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69B3A6B9" w14:textId="77777777" w:rsidR="00402B09" w:rsidRPr="00C97826" w:rsidRDefault="00402B09" w:rsidP="00943E4E">
            <w:pPr>
              <w:spacing w:after="0" w:line="240" w:lineRule="auto"/>
              <w:rPr>
                <w:rFonts w:ascii="Times New Roman" w:hAnsi="Times New Roman"/>
                <w:sz w:val="20"/>
              </w:rPr>
            </w:pPr>
          </w:p>
        </w:tc>
        <w:tc>
          <w:tcPr>
            <w:tcW w:w="1253" w:type="dxa"/>
            <w:tcBorders>
              <w:top w:val="nil"/>
              <w:left w:val="nil"/>
              <w:bottom w:val="nil"/>
              <w:right w:val="nil"/>
            </w:tcBorders>
            <w:shd w:val="clear" w:color="auto" w:fill="auto"/>
            <w:noWrap/>
            <w:vAlign w:val="bottom"/>
            <w:hideMark/>
          </w:tcPr>
          <w:p w14:paraId="2C0FF61A"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12</w:t>
            </w:r>
            <w:r w:rsidRPr="00C97826">
              <w:rPr>
                <w:rFonts w:ascii="Times New Roman" w:hAnsi="Times New Roman"/>
                <w:i/>
                <w:color w:val="000000"/>
                <w:sz w:val="18"/>
              </w:rPr>
              <w:t>)</w:t>
            </w:r>
          </w:p>
        </w:tc>
        <w:tc>
          <w:tcPr>
            <w:tcW w:w="547" w:type="dxa"/>
            <w:tcBorders>
              <w:top w:val="nil"/>
              <w:left w:val="nil"/>
              <w:bottom w:val="nil"/>
              <w:right w:val="nil"/>
            </w:tcBorders>
            <w:shd w:val="clear" w:color="auto" w:fill="auto"/>
            <w:noWrap/>
            <w:vAlign w:val="bottom"/>
            <w:hideMark/>
          </w:tcPr>
          <w:p w14:paraId="7B6116B0" w14:textId="77777777" w:rsidR="00402B09" w:rsidRPr="00C97826" w:rsidRDefault="00402B09" w:rsidP="00943E4E">
            <w:pPr>
              <w:spacing w:after="0" w:line="240" w:lineRule="auto"/>
              <w:jc w:val="right"/>
              <w:rPr>
                <w:rFonts w:ascii="Times New Roman" w:hAnsi="Times New Roman"/>
                <w:i/>
                <w:color w:val="000000"/>
                <w:sz w:val="18"/>
              </w:rPr>
            </w:pPr>
          </w:p>
        </w:tc>
        <w:tc>
          <w:tcPr>
            <w:tcW w:w="1131" w:type="dxa"/>
            <w:tcBorders>
              <w:top w:val="nil"/>
              <w:left w:val="nil"/>
              <w:bottom w:val="nil"/>
              <w:right w:val="nil"/>
            </w:tcBorders>
            <w:shd w:val="clear" w:color="auto" w:fill="auto"/>
            <w:noWrap/>
            <w:vAlign w:val="bottom"/>
            <w:hideMark/>
          </w:tcPr>
          <w:p w14:paraId="56B05692"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w:t>
            </w:r>
            <w:r w:rsidRPr="002E4C0A">
              <w:rPr>
                <w:rFonts w:ascii="Times New Roman" w:eastAsia="Times New Roman" w:hAnsi="Times New Roman" w:cs="Times New Roman"/>
                <w:i/>
                <w:iCs/>
                <w:color w:val="000000"/>
                <w:sz w:val="18"/>
                <w:szCs w:val="18"/>
              </w:rPr>
              <w:t>65</w:t>
            </w:r>
            <w:r w:rsidRPr="00C97826">
              <w:rPr>
                <w:rFonts w:ascii="Times New Roman" w:hAnsi="Times New Roman"/>
                <w:i/>
                <w:color w:val="000000"/>
                <w:sz w:val="18"/>
              </w:rPr>
              <w:t>)</w:t>
            </w:r>
          </w:p>
        </w:tc>
        <w:tc>
          <w:tcPr>
            <w:tcW w:w="509" w:type="dxa"/>
            <w:tcBorders>
              <w:top w:val="nil"/>
              <w:left w:val="nil"/>
              <w:bottom w:val="nil"/>
              <w:right w:val="nil"/>
            </w:tcBorders>
            <w:shd w:val="clear" w:color="auto" w:fill="auto"/>
            <w:noWrap/>
            <w:vAlign w:val="bottom"/>
            <w:hideMark/>
          </w:tcPr>
          <w:p w14:paraId="45F609F6" w14:textId="77777777" w:rsidR="00402B09" w:rsidRPr="00C97826" w:rsidRDefault="00402B09" w:rsidP="00943E4E">
            <w:pPr>
              <w:spacing w:after="0" w:line="240" w:lineRule="auto"/>
              <w:jc w:val="right"/>
              <w:rPr>
                <w:rFonts w:ascii="Times New Roman" w:hAnsi="Times New Roman"/>
                <w:i/>
                <w:color w:val="000000"/>
                <w:sz w:val="18"/>
              </w:rPr>
            </w:pPr>
          </w:p>
        </w:tc>
        <w:tc>
          <w:tcPr>
            <w:tcW w:w="1214" w:type="dxa"/>
            <w:tcBorders>
              <w:top w:val="nil"/>
              <w:left w:val="nil"/>
              <w:bottom w:val="nil"/>
              <w:right w:val="nil"/>
            </w:tcBorders>
            <w:shd w:val="clear" w:color="auto" w:fill="auto"/>
            <w:noWrap/>
            <w:vAlign w:val="bottom"/>
            <w:hideMark/>
          </w:tcPr>
          <w:p w14:paraId="0AE903ED"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w:t>
            </w:r>
            <w:r w:rsidRPr="002E4C0A">
              <w:rPr>
                <w:rFonts w:ascii="Times New Roman" w:eastAsia="Times New Roman" w:hAnsi="Times New Roman" w:cs="Times New Roman"/>
                <w:i/>
                <w:iCs/>
                <w:color w:val="000000"/>
                <w:sz w:val="18"/>
                <w:szCs w:val="18"/>
              </w:rPr>
              <w:t>1.99</w:t>
            </w:r>
            <w:r w:rsidRPr="00C97826">
              <w:rPr>
                <w:rFonts w:ascii="Times New Roman" w:hAnsi="Times New Roman"/>
                <w:i/>
                <w:color w:val="000000"/>
                <w:sz w:val="18"/>
              </w:rPr>
              <w:t>)</w:t>
            </w:r>
          </w:p>
        </w:tc>
        <w:tc>
          <w:tcPr>
            <w:tcW w:w="546" w:type="dxa"/>
            <w:tcBorders>
              <w:top w:val="nil"/>
              <w:left w:val="nil"/>
              <w:bottom w:val="nil"/>
              <w:right w:val="nil"/>
            </w:tcBorders>
            <w:shd w:val="clear" w:color="auto" w:fill="auto"/>
            <w:noWrap/>
            <w:vAlign w:val="bottom"/>
            <w:hideMark/>
          </w:tcPr>
          <w:p w14:paraId="2848619B" w14:textId="77777777" w:rsidR="00402B09" w:rsidRPr="00C97826" w:rsidRDefault="00402B09" w:rsidP="00943E4E">
            <w:pPr>
              <w:spacing w:after="0" w:line="240" w:lineRule="auto"/>
              <w:jc w:val="right"/>
              <w:rPr>
                <w:rFonts w:ascii="Times New Roman" w:hAnsi="Times New Roman"/>
                <w:i/>
                <w:color w:val="000000"/>
                <w:sz w:val="18"/>
              </w:rPr>
            </w:pPr>
          </w:p>
        </w:tc>
        <w:tc>
          <w:tcPr>
            <w:tcW w:w="1456" w:type="dxa"/>
            <w:tcBorders>
              <w:top w:val="nil"/>
              <w:left w:val="nil"/>
              <w:bottom w:val="nil"/>
              <w:right w:val="nil"/>
            </w:tcBorders>
            <w:shd w:val="clear" w:color="auto" w:fill="auto"/>
            <w:noWrap/>
            <w:vAlign w:val="bottom"/>
            <w:hideMark/>
          </w:tcPr>
          <w:p w14:paraId="7BD54E39"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(0.0046)</w:t>
            </w:r>
          </w:p>
        </w:tc>
        <w:tc>
          <w:tcPr>
            <w:tcW w:w="504" w:type="dxa"/>
            <w:tcBorders>
              <w:top w:val="nil"/>
              <w:left w:val="nil"/>
              <w:bottom w:val="nil"/>
              <w:right w:val="nil"/>
            </w:tcBorders>
            <w:shd w:val="clear" w:color="auto" w:fill="auto"/>
            <w:noWrap/>
            <w:vAlign w:val="bottom"/>
            <w:hideMark/>
          </w:tcPr>
          <w:p w14:paraId="4126D585"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r>
      <w:tr w:rsidR="00402B09" w:rsidRPr="002E4C0A" w14:paraId="62C963B6"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1272294F"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No HS Degree</w:t>
            </w:r>
          </w:p>
        </w:tc>
        <w:tc>
          <w:tcPr>
            <w:tcW w:w="1253" w:type="dxa"/>
            <w:tcBorders>
              <w:top w:val="nil"/>
              <w:left w:val="nil"/>
              <w:bottom w:val="nil"/>
              <w:right w:val="nil"/>
            </w:tcBorders>
            <w:shd w:val="clear" w:color="auto" w:fill="auto"/>
            <w:noWrap/>
            <w:vAlign w:val="bottom"/>
            <w:hideMark/>
          </w:tcPr>
          <w:p w14:paraId="40A77339"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0029</w:t>
            </w:r>
          </w:p>
        </w:tc>
        <w:tc>
          <w:tcPr>
            <w:tcW w:w="547" w:type="dxa"/>
            <w:tcBorders>
              <w:top w:val="nil"/>
              <w:left w:val="nil"/>
              <w:bottom w:val="nil"/>
              <w:right w:val="nil"/>
            </w:tcBorders>
            <w:shd w:val="clear" w:color="auto" w:fill="auto"/>
            <w:noWrap/>
            <w:vAlign w:val="bottom"/>
            <w:hideMark/>
          </w:tcPr>
          <w:p w14:paraId="72FC1C08" w14:textId="77777777" w:rsidR="00402B09" w:rsidRPr="00C97826" w:rsidRDefault="00402B09" w:rsidP="00943E4E">
            <w:pPr>
              <w:spacing w:after="0" w:line="240" w:lineRule="auto"/>
              <w:jc w:val="right"/>
              <w:rPr>
                <w:rFonts w:ascii="Times New Roman" w:hAnsi="Times New Roman"/>
                <w:color w:val="000000"/>
              </w:rPr>
            </w:pPr>
          </w:p>
        </w:tc>
        <w:tc>
          <w:tcPr>
            <w:tcW w:w="1131" w:type="dxa"/>
            <w:tcBorders>
              <w:top w:val="nil"/>
              <w:left w:val="nil"/>
              <w:bottom w:val="nil"/>
              <w:right w:val="nil"/>
            </w:tcBorders>
            <w:shd w:val="clear" w:color="auto" w:fill="auto"/>
            <w:noWrap/>
            <w:vAlign w:val="bottom"/>
            <w:hideMark/>
          </w:tcPr>
          <w:p w14:paraId="4CCC664D"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031</w:t>
            </w:r>
          </w:p>
        </w:tc>
        <w:tc>
          <w:tcPr>
            <w:tcW w:w="509" w:type="dxa"/>
            <w:tcBorders>
              <w:top w:val="nil"/>
              <w:left w:val="nil"/>
              <w:bottom w:val="nil"/>
              <w:right w:val="nil"/>
            </w:tcBorders>
            <w:shd w:val="clear" w:color="auto" w:fill="auto"/>
            <w:noWrap/>
            <w:vAlign w:val="bottom"/>
            <w:hideMark/>
          </w:tcPr>
          <w:p w14:paraId="587D7A81"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214" w:type="dxa"/>
            <w:tcBorders>
              <w:top w:val="nil"/>
              <w:left w:val="nil"/>
              <w:bottom w:val="nil"/>
              <w:right w:val="nil"/>
            </w:tcBorders>
            <w:shd w:val="clear" w:color="auto" w:fill="auto"/>
            <w:noWrap/>
            <w:vAlign w:val="bottom"/>
            <w:hideMark/>
          </w:tcPr>
          <w:p w14:paraId="60D17B3B"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w:t>
            </w:r>
            <w:r w:rsidRPr="00C97826">
              <w:rPr>
                <w:rFonts w:ascii="Times New Roman" w:hAnsi="Times New Roman"/>
                <w:color w:val="000000"/>
              </w:rPr>
              <w:t>0.</w:t>
            </w:r>
            <w:r w:rsidRPr="002E4C0A">
              <w:rPr>
                <w:rFonts w:ascii="Times New Roman" w:eastAsia="Times New Roman" w:hAnsi="Times New Roman" w:cs="Times New Roman"/>
                <w:color w:val="000000"/>
              </w:rPr>
              <w:t>064</w:t>
            </w:r>
          </w:p>
        </w:tc>
        <w:tc>
          <w:tcPr>
            <w:tcW w:w="546" w:type="dxa"/>
            <w:tcBorders>
              <w:top w:val="nil"/>
              <w:left w:val="nil"/>
              <w:bottom w:val="nil"/>
              <w:right w:val="nil"/>
            </w:tcBorders>
            <w:shd w:val="clear" w:color="auto" w:fill="auto"/>
            <w:noWrap/>
            <w:vAlign w:val="bottom"/>
            <w:hideMark/>
          </w:tcPr>
          <w:p w14:paraId="5F717480" w14:textId="77777777" w:rsidR="00402B09" w:rsidRPr="00C97826" w:rsidRDefault="00402B09" w:rsidP="00943E4E">
            <w:pPr>
              <w:spacing w:after="0" w:line="240" w:lineRule="auto"/>
              <w:rPr>
                <w:rFonts w:ascii="Times New Roman" w:hAnsi="Times New Roman"/>
                <w:color w:val="000000"/>
              </w:rPr>
            </w:pPr>
            <w:r w:rsidRPr="002E4C0A">
              <w:rPr>
                <w:rFonts w:ascii="Times New Roman" w:eastAsia="Times New Roman" w:hAnsi="Times New Roman" w:cs="Times New Roman"/>
                <w:color w:val="000000"/>
              </w:rPr>
              <w:t>**</w:t>
            </w:r>
          </w:p>
        </w:tc>
        <w:tc>
          <w:tcPr>
            <w:tcW w:w="1456" w:type="dxa"/>
            <w:tcBorders>
              <w:top w:val="nil"/>
              <w:left w:val="nil"/>
              <w:bottom w:val="nil"/>
              <w:right w:val="nil"/>
            </w:tcBorders>
            <w:shd w:val="clear" w:color="auto" w:fill="auto"/>
            <w:noWrap/>
            <w:vAlign w:val="bottom"/>
            <w:hideMark/>
          </w:tcPr>
          <w:p w14:paraId="1E8F4C30"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0.0003</w:t>
            </w:r>
          </w:p>
        </w:tc>
        <w:tc>
          <w:tcPr>
            <w:tcW w:w="504" w:type="dxa"/>
            <w:tcBorders>
              <w:top w:val="nil"/>
              <w:left w:val="nil"/>
              <w:bottom w:val="nil"/>
              <w:right w:val="nil"/>
            </w:tcBorders>
            <w:shd w:val="clear" w:color="auto" w:fill="auto"/>
            <w:noWrap/>
            <w:vAlign w:val="bottom"/>
            <w:hideMark/>
          </w:tcPr>
          <w:p w14:paraId="7A6A8050"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r>
      <w:tr w:rsidR="00402B09" w:rsidRPr="002E4C0A" w14:paraId="2FE141A9"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630337A0" w14:textId="77777777" w:rsidR="00402B09" w:rsidRPr="00C97826" w:rsidRDefault="00402B09" w:rsidP="00943E4E">
            <w:pPr>
              <w:spacing w:after="0" w:line="240" w:lineRule="auto"/>
              <w:rPr>
                <w:rFonts w:ascii="Times New Roman" w:hAnsi="Times New Roman"/>
                <w:color w:val="000000"/>
              </w:rPr>
            </w:pPr>
          </w:p>
        </w:tc>
        <w:tc>
          <w:tcPr>
            <w:tcW w:w="1253" w:type="dxa"/>
            <w:tcBorders>
              <w:top w:val="nil"/>
              <w:left w:val="nil"/>
              <w:bottom w:val="nil"/>
              <w:right w:val="nil"/>
            </w:tcBorders>
            <w:shd w:val="clear" w:color="auto" w:fill="auto"/>
            <w:noWrap/>
            <w:vAlign w:val="bottom"/>
            <w:hideMark/>
          </w:tcPr>
          <w:p w14:paraId="0D79CE4B"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(0.0025)</w:t>
            </w:r>
          </w:p>
        </w:tc>
        <w:tc>
          <w:tcPr>
            <w:tcW w:w="547" w:type="dxa"/>
            <w:tcBorders>
              <w:top w:val="nil"/>
              <w:left w:val="nil"/>
              <w:bottom w:val="nil"/>
              <w:right w:val="nil"/>
            </w:tcBorders>
            <w:shd w:val="clear" w:color="auto" w:fill="auto"/>
            <w:noWrap/>
            <w:vAlign w:val="bottom"/>
            <w:hideMark/>
          </w:tcPr>
          <w:p w14:paraId="14EBCC92"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131" w:type="dxa"/>
            <w:tcBorders>
              <w:top w:val="nil"/>
              <w:left w:val="nil"/>
              <w:bottom w:val="nil"/>
              <w:right w:val="nil"/>
            </w:tcBorders>
            <w:shd w:val="clear" w:color="auto" w:fill="auto"/>
            <w:noWrap/>
            <w:vAlign w:val="bottom"/>
            <w:hideMark/>
          </w:tcPr>
          <w:p w14:paraId="3513AECB"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(0.0077)</w:t>
            </w:r>
          </w:p>
        </w:tc>
        <w:tc>
          <w:tcPr>
            <w:tcW w:w="509" w:type="dxa"/>
            <w:tcBorders>
              <w:top w:val="nil"/>
              <w:left w:val="nil"/>
              <w:bottom w:val="nil"/>
              <w:right w:val="nil"/>
            </w:tcBorders>
            <w:shd w:val="clear" w:color="auto" w:fill="auto"/>
            <w:noWrap/>
            <w:vAlign w:val="bottom"/>
            <w:hideMark/>
          </w:tcPr>
          <w:p w14:paraId="4F256C99"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214" w:type="dxa"/>
            <w:tcBorders>
              <w:top w:val="nil"/>
              <w:left w:val="nil"/>
              <w:bottom w:val="nil"/>
              <w:right w:val="nil"/>
            </w:tcBorders>
            <w:shd w:val="clear" w:color="auto" w:fill="auto"/>
            <w:noWrap/>
            <w:vAlign w:val="bottom"/>
            <w:hideMark/>
          </w:tcPr>
          <w:p w14:paraId="69C41507"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(0.032)</w:t>
            </w:r>
          </w:p>
        </w:tc>
        <w:tc>
          <w:tcPr>
            <w:tcW w:w="546" w:type="dxa"/>
            <w:tcBorders>
              <w:top w:val="nil"/>
              <w:left w:val="nil"/>
              <w:bottom w:val="nil"/>
              <w:right w:val="nil"/>
            </w:tcBorders>
            <w:shd w:val="clear" w:color="auto" w:fill="auto"/>
            <w:noWrap/>
            <w:vAlign w:val="bottom"/>
            <w:hideMark/>
          </w:tcPr>
          <w:p w14:paraId="22679984"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456" w:type="dxa"/>
            <w:tcBorders>
              <w:top w:val="nil"/>
              <w:left w:val="nil"/>
              <w:bottom w:val="nil"/>
              <w:right w:val="nil"/>
            </w:tcBorders>
            <w:shd w:val="clear" w:color="auto" w:fill="auto"/>
            <w:noWrap/>
            <w:vAlign w:val="bottom"/>
            <w:hideMark/>
          </w:tcPr>
          <w:p w14:paraId="7B792CF9"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(0.0001)</w:t>
            </w:r>
          </w:p>
        </w:tc>
        <w:tc>
          <w:tcPr>
            <w:tcW w:w="504" w:type="dxa"/>
            <w:tcBorders>
              <w:top w:val="nil"/>
              <w:left w:val="nil"/>
              <w:bottom w:val="nil"/>
              <w:right w:val="nil"/>
            </w:tcBorders>
            <w:shd w:val="clear" w:color="auto" w:fill="auto"/>
            <w:noWrap/>
            <w:vAlign w:val="bottom"/>
            <w:hideMark/>
          </w:tcPr>
          <w:p w14:paraId="72BF4C5B" w14:textId="77777777" w:rsidR="00402B09" w:rsidRPr="00C97826" w:rsidRDefault="00402B09" w:rsidP="00943E4E">
            <w:pPr>
              <w:spacing w:after="0" w:line="240" w:lineRule="auto"/>
              <w:jc w:val="right"/>
              <w:rPr>
                <w:rFonts w:ascii="Times New Roman" w:hAnsi="Times New Roman"/>
                <w:i/>
                <w:color w:val="000000"/>
                <w:sz w:val="18"/>
              </w:rPr>
            </w:pPr>
          </w:p>
        </w:tc>
      </w:tr>
      <w:tr w:rsidR="00402B09" w:rsidRPr="002E4C0A" w14:paraId="55A668E7"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6FA0BAF2"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Mean Income (scaled $10,000)</w:t>
            </w:r>
          </w:p>
        </w:tc>
        <w:tc>
          <w:tcPr>
            <w:tcW w:w="1253" w:type="dxa"/>
            <w:tcBorders>
              <w:top w:val="nil"/>
              <w:left w:val="nil"/>
              <w:bottom w:val="nil"/>
              <w:right w:val="nil"/>
            </w:tcBorders>
            <w:shd w:val="clear" w:color="auto" w:fill="auto"/>
            <w:noWrap/>
            <w:vAlign w:val="bottom"/>
            <w:hideMark/>
          </w:tcPr>
          <w:p w14:paraId="0430CBDB"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0.0001</w:t>
            </w:r>
          </w:p>
        </w:tc>
        <w:tc>
          <w:tcPr>
            <w:tcW w:w="547" w:type="dxa"/>
            <w:tcBorders>
              <w:top w:val="nil"/>
              <w:left w:val="nil"/>
              <w:bottom w:val="nil"/>
              <w:right w:val="nil"/>
            </w:tcBorders>
            <w:shd w:val="clear" w:color="auto" w:fill="auto"/>
            <w:noWrap/>
            <w:vAlign w:val="bottom"/>
            <w:hideMark/>
          </w:tcPr>
          <w:p w14:paraId="5F094070"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c>
          <w:tcPr>
            <w:tcW w:w="1131" w:type="dxa"/>
            <w:tcBorders>
              <w:top w:val="nil"/>
              <w:left w:val="nil"/>
              <w:bottom w:val="nil"/>
              <w:right w:val="nil"/>
            </w:tcBorders>
            <w:shd w:val="clear" w:color="auto" w:fill="auto"/>
            <w:noWrap/>
            <w:vAlign w:val="bottom"/>
            <w:hideMark/>
          </w:tcPr>
          <w:p w14:paraId="00F9E527"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-0.0001</w:t>
            </w:r>
          </w:p>
        </w:tc>
        <w:tc>
          <w:tcPr>
            <w:tcW w:w="509" w:type="dxa"/>
            <w:tcBorders>
              <w:top w:val="nil"/>
              <w:left w:val="nil"/>
              <w:bottom w:val="nil"/>
              <w:right w:val="nil"/>
            </w:tcBorders>
            <w:shd w:val="clear" w:color="auto" w:fill="auto"/>
            <w:noWrap/>
            <w:vAlign w:val="bottom"/>
            <w:hideMark/>
          </w:tcPr>
          <w:p w14:paraId="0DD8C231"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c>
          <w:tcPr>
            <w:tcW w:w="1214" w:type="dxa"/>
            <w:tcBorders>
              <w:top w:val="nil"/>
              <w:left w:val="nil"/>
              <w:bottom w:val="nil"/>
              <w:right w:val="nil"/>
            </w:tcBorders>
            <w:shd w:val="clear" w:color="auto" w:fill="auto"/>
            <w:noWrap/>
            <w:vAlign w:val="bottom"/>
            <w:hideMark/>
          </w:tcPr>
          <w:p w14:paraId="4F9E8E0B"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-0.0007</w:t>
            </w:r>
          </w:p>
        </w:tc>
        <w:tc>
          <w:tcPr>
            <w:tcW w:w="546" w:type="dxa"/>
            <w:tcBorders>
              <w:top w:val="nil"/>
              <w:left w:val="nil"/>
              <w:bottom w:val="nil"/>
              <w:right w:val="nil"/>
            </w:tcBorders>
            <w:shd w:val="clear" w:color="auto" w:fill="auto"/>
            <w:noWrap/>
            <w:vAlign w:val="bottom"/>
            <w:hideMark/>
          </w:tcPr>
          <w:p w14:paraId="10BC22D7"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c>
          <w:tcPr>
            <w:tcW w:w="1456" w:type="dxa"/>
            <w:tcBorders>
              <w:top w:val="nil"/>
              <w:left w:val="nil"/>
              <w:bottom w:val="nil"/>
              <w:right w:val="nil"/>
            </w:tcBorders>
            <w:shd w:val="clear" w:color="auto" w:fill="auto"/>
            <w:noWrap/>
            <w:vAlign w:val="bottom"/>
            <w:hideMark/>
          </w:tcPr>
          <w:p w14:paraId="1C913E04"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-0.0000005</w:t>
            </w:r>
          </w:p>
        </w:tc>
        <w:tc>
          <w:tcPr>
            <w:tcW w:w="504" w:type="dxa"/>
            <w:tcBorders>
              <w:top w:val="nil"/>
              <w:left w:val="nil"/>
              <w:bottom w:val="nil"/>
              <w:right w:val="nil"/>
            </w:tcBorders>
            <w:shd w:val="clear" w:color="auto" w:fill="auto"/>
            <w:noWrap/>
            <w:vAlign w:val="bottom"/>
            <w:hideMark/>
          </w:tcPr>
          <w:p w14:paraId="0B04E3DE"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r>
      <w:tr w:rsidR="00402B09" w:rsidRPr="002E4C0A" w14:paraId="34DBBD4D"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6C135B07" w14:textId="77777777" w:rsidR="00402B09" w:rsidRPr="00C97826" w:rsidRDefault="00402B09" w:rsidP="00943E4E">
            <w:pPr>
              <w:spacing w:after="0" w:line="240" w:lineRule="auto"/>
              <w:rPr>
                <w:rFonts w:ascii="Times New Roman" w:hAnsi="Times New Roman"/>
                <w:color w:val="000000"/>
              </w:rPr>
            </w:pPr>
          </w:p>
        </w:tc>
        <w:tc>
          <w:tcPr>
            <w:tcW w:w="1253" w:type="dxa"/>
            <w:tcBorders>
              <w:top w:val="nil"/>
              <w:left w:val="nil"/>
              <w:bottom w:val="nil"/>
              <w:right w:val="nil"/>
            </w:tcBorders>
            <w:shd w:val="clear" w:color="auto" w:fill="auto"/>
            <w:noWrap/>
            <w:vAlign w:val="bottom"/>
            <w:hideMark/>
          </w:tcPr>
          <w:p w14:paraId="3D981813"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(0.000004)</w:t>
            </w:r>
          </w:p>
        </w:tc>
        <w:tc>
          <w:tcPr>
            <w:tcW w:w="547" w:type="dxa"/>
            <w:tcBorders>
              <w:top w:val="nil"/>
              <w:left w:val="nil"/>
              <w:bottom w:val="nil"/>
              <w:right w:val="nil"/>
            </w:tcBorders>
            <w:shd w:val="clear" w:color="auto" w:fill="auto"/>
            <w:noWrap/>
            <w:vAlign w:val="bottom"/>
            <w:hideMark/>
          </w:tcPr>
          <w:p w14:paraId="0EE0668C"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131" w:type="dxa"/>
            <w:tcBorders>
              <w:top w:val="nil"/>
              <w:left w:val="nil"/>
              <w:bottom w:val="nil"/>
              <w:right w:val="nil"/>
            </w:tcBorders>
            <w:shd w:val="clear" w:color="auto" w:fill="auto"/>
            <w:noWrap/>
            <w:vAlign w:val="bottom"/>
            <w:hideMark/>
          </w:tcPr>
          <w:p w14:paraId="51CAD3F0"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(0.00001)</w:t>
            </w:r>
          </w:p>
        </w:tc>
        <w:tc>
          <w:tcPr>
            <w:tcW w:w="509" w:type="dxa"/>
            <w:tcBorders>
              <w:top w:val="nil"/>
              <w:left w:val="nil"/>
              <w:bottom w:val="nil"/>
              <w:right w:val="nil"/>
            </w:tcBorders>
            <w:shd w:val="clear" w:color="auto" w:fill="auto"/>
            <w:noWrap/>
            <w:vAlign w:val="bottom"/>
            <w:hideMark/>
          </w:tcPr>
          <w:p w14:paraId="6D31782D"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214" w:type="dxa"/>
            <w:tcBorders>
              <w:top w:val="nil"/>
              <w:left w:val="nil"/>
              <w:bottom w:val="nil"/>
              <w:right w:val="nil"/>
            </w:tcBorders>
            <w:shd w:val="clear" w:color="auto" w:fill="auto"/>
            <w:noWrap/>
            <w:vAlign w:val="bottom"/>
            <w:hideMark/>
          </w:tcPr>
          <w:p w14:paraId="1DDC35F5"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(0.0001)</w:t>
            </w:r>
          </w:p>
        </w:tc>
        <w:tc>
          <w:tcPr>
            <w:tcW w:w="546" w:type="dxa"/>
            <w:tcBorders>
              <w:top w:val="nil"/>
              <w:left w:val="nil"/>
              <w:bottom w:val="nil"/>
              <w:right w:val="nil"/>
            </w:tcBorders>
            <w:shd w:val="clear" w:color="auto" w:fill="auto"/>
            <w:noWrap/>
            <w:vAlign w:val="bottom"/>
            <w:hideMark/>
          </w:tcPr>
          <w:p w14:paraId="240EC927"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c>
          <w:tcPr>
            <w:tcW w:w="1456" w:type="dxa"/>
            <w:tcBorders>
              <w:top w:val="nil"/>
              <w:left w:val="nil"/>
              <w:bottom w:val="nil"/>
              <w:right w:val="nil"/>
            </w:tcBorders>
            <w:shd w:val="clear" w:color="auto" w:fill="auto"/>
            <w:noWrap/>
            <w:vAlign w:val="bottom"/>
            <w:hideMark/>
          </w:tcPr>
          <w:p w14:paraId="6647AC24"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(0.0000001)</w:t>
            </w:r>
          </w:p>
        </w:tc>
        <w:tc>
          <w:tcPr>
            <w:tcW w:w="504" w:type="dxa"/>
            <w:tcBorders>
              <w:top w:val="nil"/>
              <w:left w:val="nil"/>
              <w:bottom w:val="nil"/>
              <w:right w:val="nil"/>
            </w:tcBorders>
            <w:shd w:val="clear" w:color="auto" w:fill="auto"/>
            <w:noWrap/>
            <w:vAlign w:val="bottom"/>
            <w:hideMark/>
          </w:tcPr>
          <w:p w14:paraId="66A3CC26" w14:textId="77777777" w:rsidR="00402B09" w:rsidRPr="00C97826" w:rsidRDefault="00402B09" w:rsidP="00943E4E">
            <w:pPr>
              <w:spacing w:after="0" w:line="240" w:lineRule="auto"/>
              <w:jc w:val="right"/>
              <w:rPr>
                <w:rFonts w:ascii="Times New Roman" w:hAnsi="Times New Roman"/>
                <w:i/>
                <w:color w:val="000000"/>
                <w:sz w:val="18"/>
              </w:rPr>
            </w:pPr>
          </w:p>
        </w:tc>
      </w:tr>
      <w:tr w:rsidR="00402B09" w:rsidRPr="002E4C0A" w14:paraId="5EEB9823"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6CF9F13C"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Population Density (scaled 1000)</w:t>
            </w:r>
          </w:p>
        </w:tc>
        <w:tc>
          <w:tcPr>
            <w:tcW w:w="1253" w:type="dxa"/>
            <w:tcBorders>
              <w:top w:val="nil"/>
              <w:left w:val="nil"/>
              <w:bottom w:val="nil"/>
              <w:right w:val="nil"/>
            </w:tcBorders>
            <w:shd w:val="clear" w:color="auto" w:fill="auto"/>
            <w:noWrap/>
            <w:vAlign w:val="bottom"/>
            <w:hideMark/>
          </w:tcPr>
          <w:p w14:paraId="4BA888D3"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28.80</w:t>
            </w:r>
          </w:p>
        </w:tc>
        <w:tc>
          <w:tcPr>
            <w:tcW w:w="547" w:type="dxa"/>
            <w:tcBorders>
              <w:top w:val="nil"/>
              <w:left w:val="nil"/>
              <w:bottom w:val="nil"/>
              <w:right w:val="nil"/>
            </w:tcBorders>
            <w:shd w:val="clear" w:color="auto" w:fill="auto"/>
            <w:noWrap/>
            <w:vAlign w:val="bottom"/>
            <w:hideMark/>
          </w:tcPr>
          <w:p w14:paraId="1B95F493"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131" w:type="dxa"/>
            <w:tcBorders>
              <w:top w:val="nil"/>
              <w:left w:val="nil"/>
              <w:bottom w:val="nil"/>
              <w:right w:val="nil"/>
            </w:tcBorders>
            <w:shd w:val="clear" w:color="auto" w:fill="auto"/>
            <w:noWrap/>
            <w:vAlign w:val="bottom"/>
            <w:hideMark/>
          </w:tcPr>
          <w:p w14:paraId="62D470C9"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87.79</w:t>
            </w:r>
          </w:p>
        </w:tc>
        <w:tc>
          <w:tcPr>
            <w:tcW w:w="509" w:type="dxa"/>
            <w:tcBorders>
              <w:top w:val="nil"/>
              <w:left w:val="nil"/>
              <w:bottom w:val="nil"/>
              <w:right w:val="nil"/>
            </w:tcBorders>
            <w:shd w:val="clear" w:color="auto" w:fill="auto"/>
            <w:noWrap/>
            <w:vAlign w:val="bottom"/>
            <w:hideMark/>
          </w:tcPr>
          <w:p w14:paraId="0AF7B081"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214" w:type="dxa"/>
            <w:tcBorders>
              <w:top w:val="nil"/>
              <w:left w:val="nil"/>
              <w:bottom w:val="nil"/>
              <w:right w:val="nil"/>
            </w:tcBorders>
            <w:shd w:val="clear" w:color="auto" w:fill="auto"/>
            <w:noWrap/>
            <w:vAlign w:val="bottom"/>
            <w:hideMark/>
          </w:tcPr>
          <w:p w14:paraId="5B3B0467"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769.51</w:t>
            </w:r>
          </w:p>
        </w:tc>
        <w:tc>
          <w:tcPr>
            <w:tcW w:w="546" w:type="dxa"/>
            <w:tcBorders>
              <w:top w:val="nil"/>
              <w:left w:val="nil"/>
              <w:bottom w:val="nil"/>
              <w:right w:val="nil"/>
            </w:tcBorders>
            <w:shd w:val="clear" w:color="auto" w:fill="auto"/>
            <w:noWrap/>
            <w:vAlign w:val="bottom"/>
            <w:hideMark/>
          </w:tcPr>
          <w:p w14:paraId="0224BE76"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456" w:type="dxa"/>
            <w:tcBorders>
              <w:top w:val="nil"/>
              <w:left w:val="nil"/>
              <w:bottom w:val="nil"/>
              <w:right w:val="nil"/>
            </w:tcBorders>
            <w:shd w:val="clear" w:color="auto" w:fill="auto"/>
            <w:noWrap/>
            <w:vAlign w:val="bottom"/>
            <w:hideMark/>
          </w:tcPr>
          <w:p w14:paraId="56AB5C94"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0.20</w:t>
            </w:r>
          </w:p>
        </w:tc>
        <w:tc>
          <w:tcPr>
            <w:tcW w:w="504" w:type="dxa"/>
            <w:tcBorders>
              <w:top w:val="nil"/>
              <w:left w:val="nil"/>
              <w:bottom w:val="nil"/>
              <w:right w:val="nil"/>
            </w:tcBorders>
            <w:shd w:val="clear" w:color="auto" w:fill="auto"/>
            <w:noWrap/>
            <w:vAlign w:val="bottom"/>
            <w:hideMark/>
          </w:tcPr>
          <w:p w14:paraId="070B7DF3"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r>
      <w:tr w:rsidR="00402B09" w:rsidRPr="002E4C0A" w14:paraId="5C476C6C"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0F384DC9"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253" w:type="dxa"/>
            <w:tcBorders>
              <w:top w:val="nil"/>
              <w:left w:val="nil"/>
              <w:bottom w:val="nil"/>
              <w:right w:val="nil"/>
            </w:tcBorders>
            <w:shd w:val="clear" w:color="auto" w:fill="auto"/>
            <w:noWrap/>
            <w:vAlign w:val="bottom"/>
            <w:hideMark/>
          </w:tcPr>
          <w:p w14:paraId="7E0CCE0A"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w:t>
            </w:r>
            <w:r w:rsidRPr="002E4C0A">
              <w:rPr>
                <w:rFonts w:ascii="Times New Roman" w:eastAsia="Times New Roman" w:hAnsi="Times New Roman" w:cs="Times New Roman"/>
                <w:i/>
                <w:iCs/>
                <w:color w:val="000000"/>
                <w:sz w:val="18"/>
                <w:szCs w:val="18"/>
              </w:rPr>
              <w:t>1.84</w:t>
            </w:r>
            <w:r w:rsidRPr="00C97826">
              <w:rPr>
                <w:rFonts w:ascii="Times New Roman" w:hAnsi="Times New Roman"/>
                <w:i/>
                <w:color w:val="000000"/>
                <w:sz w:val="18"/>
              </w:rPr>
              <w:t>)</w:t>
            </w:r>
          </w:p>
        </w:tc>
        <w:tc>
          <w:tcPr>
            <w:tcW w:w="547" w:type="dxa"/>
            <w:tcBorders>
              <w:top w:val="nil"/>
              <w:left w:val="nil"/>
              <w:bottom w:val="nil"/>
              <w:right w:val="nil"/>
            </w:tcBorders>
            <w:shd w:val="clear" w:color="auto" w:fill="auto"/>
            <w:noWrap/>
            <w:vAlign w:val="bottom"/>
            <w:hideMark/>
          </w:tcPr>
          <w:p w14:paraId="4C495469" w14:textId="77777777" w:rsidR="00402B09" w:rsidRPr="00C97826" w:rsidRDefault="00402B09" w:rsidP="00943E4E">
            <w:pPr>
              <w:spacing w:after="0" w:line="240" w:lineRule="auto"/>
              <w:jc w:val="right"/>
              <w:rPr>
                <w:rFonts w:ascii="Times New Roman" w:hAnsi="Times New Roman"/>
                <w:i/>
                <w:color w:val="000000"/>
                <w:sz w:val="18"/>
              </w:rPr>
            </w:pPr>
          </w:p>
        </w:tc>
        <w:tc>
          <w:tcPr>
            <w:tcW w:w="1131" w:type="dxa"/>
            <w:tcBorders>
              <w:top w:val="nil"/>
              <w:left w:val="nil"/>
              <w:bottom w:val="nil"/>
              <w:right w:val="nil"/>
            </w:tcBorders>
            <w:shd w:val="clear" w:color="auto" w:fill="auto"/>
            <w:noWrap/>
            <w:vAlign w:val="bottom"/>
            <w:hideMark/>
          </w:tcPr>
          <w:p w14:paraId="343826DF"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(7.</w:t>
            </w:r>
            <w:r w:rsidRPr="002E4C0A">
              <w:rPr>
                <w:rFonts w:ascii="Times New Roman" w:eastAsia="Times New Roman" w:hAnsi="Times New Roman" w:cs="Times New Roman"/>
                <w:i/>
                <w:iCs/>
                <w:color w:val="000000"/>
                <w:sz w:val="18"/>
                <w:szCs w:val="18"/>
              </w:rPr>
              <w:t>52</w:t>
            </w:r>
            <w:r w:rsidRPr="00C97826">
              <w:rPr>
                <w:rFonts w:ascii="Times New Roman" w:hAnsi="Times New Roman"/>
                <w:i/>
                <w:color w:val="000000"/>
                <w:sz w:val="18"/>
              </w:rPr>
              <w:t>)</w:t>
            </w:r>
          </w:p>
        </w:tc>
        <w:tc>
          <w:tcPr>
            <w:tcW w:w="509" w:type="dxa"/>
            <w:tcBorders>
              <w:top w:val="nil"/>
              <w:left w:val="nil"/>
              <w:bottom w:val="nil"/>
              <w:right w:val="nil"/>
            </w:tcBorders>
            <w:shd w:val="clear" w:color="auto" w:fill="auto"/>
            <w:noWrap/>
            <w:vAlign w:val="bottom"/>
            <w:hideMark/>
          </w:tcPr>
          <w:p w14:paraId="693813F9" w14:textId="77777777" w:rsidR="00402B09" w:rsidRPr="00C97826" w:rsidRDefault="00402B09" w:rsidP="00943E4E">
            <w:pPr>
              <w:spacing w:after="0" w:line="240" w:lineRule="auto"/>
              <w:jc w:val="right"/>
              <w:rPr>
                <w:rFonts w:ascii="Times New Roman" w:hAnsi="Times New Roman"/>
                <w:i/>
                <w:color w:val="000000"/>
                <w:sz w:val="18"/>
              </w:rPr>
            </w:pPr>
          </w:p>
        </w:tc>
        <w:tc>
          <w:tcPr>
            <w:tcW w:w="1214" w:type="dxa"/>
            <w:tcBorders>
              <w:top w:val="nil"/>
              <w:left w:val="nil"/>
              <w:bottom w:val="nil"/>
              <w:right w:val="nil"/>
            </w:tcBorders>
            <w:shd w:val="clear" w:color="auto" w:fill="auto"/>
            <w:noWrap/>
            <w:vAlign w:val="bottom"/>
            <w:hideMark/>
          </w:tcPr>
          <w:p w14:paraId="276324EE" w14:textId="77777777" w:rsidR="00402B09" w:rsidRPr="00C97826" w:rsidRDefault="00402B09" w:rsidP="00943E4E">
            <w:pPr>
              <w:spacing w:after="0" w:line="240" w:lineRule="auto"/>
              <w:jc w:val="right"/>
              <w:rPr>
                <w:rFonts w:ascii="Times New Roman" w:hAnsi="Times New Roman"/>
                <w:i/>
                <w:color w:val="000000"/>
                <w:sz w:val="18"/>
              </w:rPr>
            </w:pPr>
            <w:r w:rsidRPr="00C97826">
              <w:rPr>
                <w:rFonts w:ascii="Times New Roman" w:hAnsi="Times New Roman"/>
                <w:i/>
                <w:color w:val="000000"/>
                <w:sz w:val="18"/>
              </w:rPr>
              <w:t>(</w:t>
            </w:r>
            <w:r w:rsidRPr="002E4C0A">
              <w:rPr>
                <w:rFonts w:ascii="Times New Roman" w:eastAsia="Times New Roman" w:hAnsi="Times New Roman" w:cs="Times New Roman"/>
                <w:i/>
                <w:iCs/>
                <w:color w:val="000000"/>
                <w:sz w:val="18"/>
                <w:szCs w:val="18"/>
              </w:rPr>
              <w:t>36.52</w:t>
            </w:r>
            <w:r w:rsidRPr="00C97826">
              <w:rPr>
                <w:rFonts w:ascii="Times New Roman" w:hAnsi="Times New Roman"/>
                <w:i/>
                <w:color w:val="000000"/>
                <w:sz w:val="18"/>
              </w:rPr>
              <w:t>)</w:t>
            </w:r>
          </w:p>
        </w:tc>
        <w:tc>
          <w:tcPr>
            <w:tcW w:w="546" w:type="dxa"/>
            <w:tcBorders>
              <w:top w:val="nil"/>
              <w:left w:val="nil"/>
              <w:bottom w:val="nil"/>
              <w:right w:val="nil"/>
            </w:tcBorders>
            <w:shd w:val="clear" w:color="auto" w:fill="auto"/>
            <w:noWrap/>
            <w:vAlign w:val="bottom"/>
            <w:hideMark/>
          </w:tcPr>
          <w:p w14:paraId="218C8066" w14:textId="77777777" w:rsidR="00402B09" w:rsidRPr="00C97826" w:rsidRDefault="00402B09" w:rsidP="00943E4E">
            <w:pPr>
              <w:spacing w:after="0" w:line="240" w:lineRule="auto"/>
              <w:jc w:val="right"/>
              <w:rPr>
                <w:rFonts w:ascii="Times New Roman" w:hAnsi="Times New Roman"/>
                <w:i/>
                <w:color w:val="000000"/>
                <w:sz w:val="18"/>
              </w:rPr>
            </w:pPr>
          </w:p>
        </w:tc>
        <w:tc>
          <w:tcPr>
            <w:tcW w:w="1456" w:type="dxa"/>
            <w:tcBorders>
              <w:top w:val="nil"/>
              <w:left w:val="nil"/>
              <w:bottom w:val="nil"/>
              <w:right w:val="nil"/>
            </w:tcBorders>
            <w:shd w:val="clear" w:color="auto" w:fill="auto"/>
            <w:noWrap/>
            <w:vAlign w:val="bottom"/>
            <w:hideMark/>
          </w:tcPr>
          <w:p w14:paraId="26269CE7"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r w:rsidRPr="002E4C0A">
              <w:rPr>
                <w:rFonts w:ascii="Times New Roman" w:eastAsia="Times New Roman" w:hAnsi="Times New Roman" w:cs="Times New Roman"/>
                <w:i/>
                <w:iCs/>
                <w:color w:val="000000"/>
                <w:sz w:val="18"/>
                <w:szCs w:val="18"/>
              </w:rPr>
              <w:t>(0.035)</w:t>
            </w:r>
          </w:p>
        </w:tc>
        <w:tc>
          <w:tcPr>
            <w:tcW w:w="504" w:type="dxa"/>
            <w:tcBorders>
              <w:top w:val="nil"/>
              <w:left w:val="nil"/>
              <w:bottom w:val="nil"/>
              <w:right w:val="nil"/>
            </w:tcBorders>
            <w:shd w:val="clear" w:color="auto" w:fill="auto"/>
            <w:noWrap/>
            <w:vAlign w:val="bottom"/>
            <w:hideMark/>
          </w:tcPr>
          <w:p w14:paraId="325E0736" w14:textId="77777777" w:rsidR="00402B09" w:rsidRPr="002E4C0A" w:rsidRDefault="00402B09" w:rsidP="00943E4E">
            <w:pPr>
              <w:spacing w:after="0" w:line="240" w:lineRule="auto"/>
              <w:jc w:val="right"/>
              <w:rPr>
                <w:rFonts w:ascii="Times New Roman" w:eastAsia="Times New Roman" w:hAnsi="Times New Roman" w:cs="Times New Roman"/>
                <w:i/>
                <w:iCs/>
                <w:color w:val="000000"/>
                <w:sz w:val="18"/>
                <w:szCs w:val="18"/>
              </w:rPr>
            </w:pPr>
          </w:p>
        </w:tc>
      </w:tr>
      <w:tr w:rsidR="00402B09" w:rsidRPr="002E4C0A" w14:paraId="54A3FE82"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3B1741DA"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State Effects</w:t>
            </w:r>
          </w:p>
        </w:tc>
        <w:tc>
          <w:tcPr>
            <w:tcW w:w="1253" w:type="dxa"/>
            <w:tcBorders>
              <w:top w:val="single" w:sz="4" w:space="0" w:color="auto"/>
              <w:left w:val="nil"/>
              <w:bottom w:val="single" w:sz="4" w:space="0" w:color="auto"/>
              <w:right w:val="nil"/>
            </w:tcBorders>
            <w:shd w:val="clear" w:color="auto" w:fill="auto"/>
            <w:noWrap/>
            <w:vAlign w:val="bottom"/>
            <w:hideMark/>
          </w:tcPr>
          <w:p w14:paraId="06462124"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Yes</w:t>
            </w:r>
          </w:p>
        </w:tc>
        <w:tc>
          <w:tcPr>
            <w:tcW w:w="547" w:type="dxa"/>
            <w:tcBorders>
              <w:top w:val="single" w:sz="4" w:space="0" w:color="auto"/>
              <w:left w:val="nil"/>
              <w:bottom w:val="single" w:sz="4" w:space="0" w:color="auto"/>
              <w:right w:val="nil"/>
            </w:tcBorders>
            <w:shd w:val="clear" w:color="auto" w:fill="auto"/>
            <w:noWrap/>
            <w:vAlign w:val="bottom"/>
            <w:hideMark/>
          </w:tcPr>
          <w:p w14:paraId="4B72067E"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131" w:type="dxa"/>
            <w:tcBorders>
              <w:top w:val="single" w:sz="4" w:space="0" w:color="auto"/>
              <w:left w:val="nil"/>
              <w:bottom w:val="single" w:sz="4" w:space="0" w:color="auto"/>
              <w:right w:val="nil"/>
            </w:tcBorders>
            <w:shd w:val="clear" w:color="auto" w:fill="auto"/>
            <w:noWrap/>
            <w:vAlign w:val="bottom"/>
            <w:hideMark/>
          </w:tcPr>
          <w:p w14:paraId="706FF440"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Yes</w:t>
            </w:r>
          </w:p>
        </w:tc>
        <w:tc>
          <w:tcPr>
            <w:tcW w:w="509" w:type="dxa"/>
            <w:tcBorders>
              <w:top w:val="single" w:sz="4" w:space="0" w:color="auto"/>
              <w:left w:val="nil"/>
              <w:bottom w:val="single" w:sz="4" w:space="0" w:color="auto"/>
              <w:right w:val="nil"/>
            </w:tcBorders>
            <w:shd w:val="clear" w:color="auto" w:fill="auto"/>
            <w:noWrap/>
            <w:vAlign w:val="bottom"/>
            <w:hideMark/>
          </w:tcPr>
          <w:p w14:paraId="11FA2B59"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214" w:type="dxa"/>
            <w:tcBorders>
              <w:top w:val="single" w:sz="4" w:space="0" w:color="auto"/>
              <w:left w:val="nil"/>
              <w:bottom w:val="single" w:sz="4" w:space="0" w:color="auto"/>
              <w:right w:val="nil"/>
            </w:tcBorders>
            <w:shd w:val="clear" w:color="auto" w:fill="auto"/>
            <w:noWrap/>
            <w:vAlign w:val="bottom"/>
            <w:hideMark/>
          </w:tcPr>
          <w:p w14:paraId="455D9E9E"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Yes</w:t>
            </w:r>
          </w:p>
        </w:tc>
        <w:tc>
          <w:tcPr>
            <w:tcW w:w="546" w:type="dxa"/>
            <w:tcBorders>
              <w:top w:val="single" w:sz="4" w:space="0" w:color="auto"/>
              <w:left w:val="nil"/>
              <w:bottom w:val="single" w:sz="4" w:space="0" w:color="auto"/>
              <w:right w:val="nil"/>
            </w:tcBorders>
            <w:shd w:val="clear" w:color="auto" w:fill="auto"/>
            <w:noWrap/>
            <w:vAlign w:val="bottom"/>
            <w:hideMark/>
          </w:tcPr>
          <w:p w14:paraId="339AF076"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456" w:type="dxa"/>
            <w:tcBorders>
              <w:top w:val="single" w:sz="4" w:space="0" w:color="auto"/>
              <w:left w:val="nil"/>
              <w:bottom w:val="single" w:sz="4" w:space="0" w:color="auto"/>
              <w:right w:val="nil"/>
            </w:tcBorders>
            <w:shd w:val="clear" w:color="auto" w:fill="auto"/>
            <w:noWrap/>
            <w:vAlign w:val="bottom"/>
            <w:hideMark/>
          </w:tcPr>
          <w:p w14:paraId="5A07A945"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Yes</w:t>
            </w:r>
          </w:p>
        </w:tc>
        <w:tc>
          <w:tcPr>
            <w:tcW w:w="504" w:type="dxa"/>
            <w:tcBorders>
              <w:top w:val="single" w:sz="4" w:space="0" w:color="auto"/>
              <w:left w:val="nil"/>
              <w:bottom w:val="single" w:sz="4" w:space="0" w:color="auto"/>
              <w:right w:val="nil"/>
            </w:tcBorders>
            <w:shd w:val="clear" w:color="auto" w:fill="auto"/>
            <w:noWrap/>
            <w:vAlign w:val="bottom"/>
            <w:hideMark/>
          </w:tcPr>
          <w:p w14:paraId="72F5A410"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 </w:t>
            </w:r>
          </w:p>
        </w:tc>
      </w:tr>
      <w:tr w:rsidR="00402B09" w:rsidRPr="002E4C0A" w14:paraId="5C7B4B65"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3267B571"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Observations</w:t>
            </w:r>
          </w:p>
        </w:tc>
        <w:tc>
          <w:tcPr>
            <w:tcW w:w="1253" w:type="dxa"/>
            <w:tcBorders>
              <w:top w:val="nil"/>
              <w:left w:val="nil"/>
              <w:bottom w:val="nil"/>
              <w:right w:val="nil"/>
            </w:tcBorders>
            <w:shd w:val="clear" w:color="auto" w:fill="auto"/>
            <w:noWrap/>
            <w:vAlign w:val="bottom"/>
            <w:hideMark/>
          </w:tcPr>
          <w:p w14:paraId="4FA87F53"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7756</w:t>
            </w:r>
          </w:p>
        </w:tc>
        <w:tc>
          <w:tcPr>
            <w:tcW w:w="547" w:type="dxa"/>
            <w:tcBorders>
              <w:top w:val="nil"/>
              <w:left w:val="nil"/>
              <w:bottom w:val="nil"/>
              <w:right w:val="nil"/>
            </w:tcBorders>
            <w:shd w:val="clear" w:color="auto" w:fill="auto"/>
            <w:noWrap/>
            <w:vAlign w:val="bottom"/>
            <w:hideMark/>
          </w:tcPr>
          <w:p w14:paraId="0E2973BD" w14:textId="77777777" w:rsidR="00402B09" w:rsidRPr="00C97826" w:rsidRDefault="00402B09" w:rsidP="00943E4E">
            <w:pPr>
              <w:spacing w:after="0" w:line="240" w:lineRule="auto"/>
              <w:jc w:val="right"/>
              <w:rPr>
                <w:rFonts w:ascii="Times New Roman" w:hAnsi="Times New Roman"/>
                <w:color w:val="000000"/>
              </w:rPr>
            </w:pPr>
          </w:p>
        </w:tc>
        <w:tc>
          <w:tcPr>
            <w:tcW w:w="1131" w:type="dxa"/>
            <w:tcBorders>
              <w:top w:val="nil"/>
              <w:left w:val="nil"/>
              <w:bottom w:val="nil"/>
              <w:right w:val="nil"/>
            </w:tcBorders>
            <w:shd w:val="clear" w:color="auto" w:fill="auto"/>
            <w:noWrap/>
            <w:vAlign w:val="bottom"/>
            <w:hideMark/>
          </w:tcPr>
          <w:p w14:paraId="6749D24E"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7756</w:t>
            </w:r>
          </w:p>
        </w:tc>
        <w:tc>
          <w:tcPr>
            <w:tcW w:w="509" w:type="dxa"/>
            <w:tcBorders>
              <w:top w:val="nil"/>
              <w:left w:val="nil"/>
              <w:bottom w:val="nil"/>
              <w:right w:val="nil"/>
            </w:tcBorders>
            <w:shd w:val="clear" w:color="auto" w:fill="auto"/>
            <w:noWrap/>
            <w:vAlign w:val="bottom"/>
            <w:hideMark/>
          </w:tcPr>
          <w:p w14:paraId="1615E077" w14:textId="77777777" w:rsidR="00402B09" w:rsidRPr="00C97826" w:rsidRDefault="00402B09" w:rsidP="00943E4E">
            <w:pPr>
              <w:spacing w:after="0" w:line="240" w:lineRule="auto"/>
              <w:jc w:val="right"/>
              <w:rPr>
                <w:rFonts w:ascii="Times New Roman" w:hAnsi="Times New Roman"/>
                <w:color w:val="000000"/>
              </w:rPr>
            </w:pPr>
          </w:p>
        </w:tc>
        <w:tc>
          <w:tcPr>
            <w:tcW w:w="1214" w:type="dxa"/>
            <w:tcBorders>
              <w:top w:val="nil"/>
              <w:left w:val="nil"/>
              <w:bottom w:val="nil"/>
              <w:right w:val="nil"/>
            </w:tcBorders>
            <w:shd w:val="clear" w:color="auto" w:fill="auto"/>
            <w:noWrap/>
            <w:vAlign w:val="bottom"/>
            <w:hideMark/>
          </w:tcPr>
          <w:p w14:paraId="6050FECF"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7756</w:t>
            </w:r>
          </w:p>
        </w:tc>
        <w:tc>
          <w:tcPr>
            <w:tcW w:w="546" w:type="dxa"/>
            <w:tcBorders>
              <w:top w:val="nil"/>
              <w:left w:val="nil"/>
              <w:bottom w:val="nil"/>
              <w:right w:val="nil"/>
            </w:tcBorders>
            <w:shd w:val="clear" w:color="auto" w:fill="auto"/>
            <w:noWrap/>
            <w:vAlign w:val="bottom"/>
            <w:hideMark/>
          </w:tcPr>
          <w:p w14:paraId="1E4C3347" w14:textId="77777777" w:rsidR="00402B09" w:rsidRPr="00C97826" w:rsidRDefault="00402B09" w:rsidP="00943E4E">
            <w:pPr>
              <w:spacing w:after="0" w:line="240" w:lineRule="auto"/>
              <w:jc w:val="right"/>
              <w:rPr>
                <w:rFonts w:ascii="Times New Roman" w:hAnsi="Times New Roman"/>
                <w:color w:val="000000"/>
              </w:rPr>
            </w:pPr>
          </w:p>
        </w:tc>
        <w:tc>
          <w:tcPr>
            <w:tcW w:w="1456" w:type="dxa"/>
            <w:tcBorders>
              <w:top w:val="nil"/>
              <w:left w:val="nil"/>
              <w:bottom w:val="nil"/>
              <w:right w:val="nil"/>
            </w:tcBorders>
            <w:shd w:val="clear" w:color="auto" w:fill="auto"/>
            <w:noWrap/>
            <w:vAlign w:val="bottom"/>
            <w:hideMark/>
          </w:tcPr>
          <w:p w14:paraId="6C57E9BB"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7756</w:t>
            </w:r>
          </w:p>
        </w:tc>
        <w:tc>
          <w:tcPr>
            <w:tcW w:w="504" w:type="dxa"/>
            <w:tcBorders>
              <w:top w:val="nil"/>
              <w:left w:val="nil"/>
              <w:bottom w:val="nil"/>
              <w:right w:val="nil"/>
            </w:tcBorders>
            <w:shd w:val="clear" w:color="auto" w:fill="auto"/>
            <w:noWrap/>
            <w:vAlign w:val="bottom"/>
            <w:hideMark/>
          </w:tcPr>
          <w:p w14:paraId="03AE9AF5" w14:textId="77777777" w:rsidR="00402B09" w:rsidRPr="002E4C0A" w:rsidRDefault="00402B09" w:rsidP="00943E4E">
            <w:pPr>
              <w:spacing w:after="0" w:line="240" w:lineRule="auto"/>
              <w:jc w:val="right"/>
              <w:rPr>
                <w:rFonts w:ascii="Times New Roman" w:eastAsia="Times New Roman" w:hAnsi="Times New Roman" w:cs="Times New Roman"/>
                <w:color w:val="000000"/>
              </w:rPr>
            </w:pPr>
          </w:p>
        </w:tc>
      </w:tr>
      <w:tr w:rsidR="00402B09" w:rsidRPr="002E4C0A" w14:paraId="5FB88C97"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010849D9"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R2</w:t>
            </w:r>
          </w:p>
        </w:tc>
        <w:tc>
          <w:tcPr>
            <w:tcW w:w="1253" w:type="dxa"/>
            <w:tcBorders>
              <w:top w:val="nil"/>
              <w:left w:val="nil"/>
              <w:bottom w:val="nil"/>
              <w:right w:val="nil"/>
            </w:tcBorders>
            <w:shd w:val="clear" w:color="auto" w:fill="auto"/>
            <w:noWrap/>
            <w:vAlign w:val="bottom"/>
            <w:hideMark/>
          </w:tcPr>
          <w:p w14:paraId="3605A961"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7881</w:t>
            </w:r>
          </w:p>
        </w:tc>
        <w:tc>
          <w:tcPr>
            <w:tcW w:w="547" w:type="dxa"/>
            <w:tcBorders>
              <w:top w:val="nil"/>
              <w:left w:val="nil"/>
              <w:bottom w:val="nil"/>
              <w:right w:val="nil"/>
            </w:tcBorders>
            <w:shd w:val="clear" w:color="auto" w:fill="auto"/>
            <w:noWrap/>
            <w:vAlign w:val="bottom"/>
            <w:hideMark/>
          </w:tcPr>
          <w:p w14:paraId="123FB3C7" w14:textId="77777777" w:rsidR="00402B09" w:rsidRPr="00C97826" w:rsidRDefault="00402B09" w:rsidP="00943E4E">
            <w:pPr>
              <w:spacing w:after="0" w:line="240" w:lineRule="auto"/>
              <w:jc w:val="right"/>
              <w:rPr>
                <w:rFonts w:ascii="Times New Roman" w:hAnsi="Times New Roman"/>
                <w:color w:val="000000"/>
              </w:rPr>
            </w:pPr>
          </w:p>
        </w:tc>
        <w:tc>
          <w:tcPr>
            <w:tcW w:w="1131" w:type="dxa"/>
            <w:tcBorders>
              <w:top w:val="nil"/>
              <w:left w:val="nil"/>
              <w:bottom w:val="nil"/>
              <w:right w:val="nil"/>
            </w:tcBorders>
            <w:shd w:val="clear" w:color="auto" w:fill="auto"/>
            <w:noWrap/>
            <w:vAlign w:val="bottom"/>
            <w:hideMark/>
          </w:tcPr>
          <w:p w14:paraId="30E08773"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2106</w:t>
            </w:r>
          </w:p>
        </w:tc>
        <w:tc>
          <w:tcPr>
            <w:tcW w:w="509" w:type="dxa"/>
            <w:tcBorders>
              <w:top w:val="nil"/>
              <w:left w:val="nil"/>
              <w:bottom w:val="nil"/>
              <w:right w:val="nil"/>
            </w:tcBorders>
            <w:shd w:val="clear" w:color="auto" w:fill="auto"/>
            <w:noWrap/>
            <w:vAlign w:val="bottom"/>
            <w:hideMark/>
          </w:tcPr>
          <w:p w14:paraId="30B91C6C" w14:textId="77777777" w:rsidR="00402B09" w:rsidRPr="00C97826" w:rsidRDefault="00402B09" w:rsidP="00943E4E">
            <w:pPr>
              <w:spacing w:after="0" w:line="240" w:lineRule="auto"/>
              <w:jc w:val="right"/>
              <w:rPr>
                <w:rFonts w:ascii="Times New Roman" w:hAnsi="Times New Roman"/>
                <w:color w:val="000000"/>
              </w:rPr>
            </w:pPr>
          </w:p>
        </w:tc>
        <w:tc>
          <w:tcPr>
            <w:tcW w:w="1214" w:type="dxa"/>
            <w:tcBorders>
              <w:top w:val="nil"/>
              <w:left w:val="nil"/>
              <w:bottom w:val="nil"/>
              <w:right w:val="nil"/>
            </w:tcBorders>
            <w:shd w:val="clear" w:color="auto" w:fill="auto"/>
            <w:noWrap/>
            <w:vAlign w:val="bottom"/>
            <w:hideMark/>
          </w:tcPr>
          <w:p w14:paraId="48842650"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4859</w:t>
            </w:r>
          </w:p>
        </w:tc>
        <w:tc>
          <w:tcPr>
            <w:tcW w:w="546" w:type="dxa"/>
            <w:tcBorders>
              <w:top w:val="nil"/>
              <w:left w:val="nil"/>
              <w:bottom w:val="nil"/>
              <w:right w:val="nil"/>
            </w:tcBorders>
            <w:shd w:val="clear" w:color="auto" w:fill="auto"/>
            <w:noWrap/>
            <w:vAlign w:val="bottom"/>
            <w:hideMark/>
          </w:tcPr>
          <w:p w14:paraId="10BEA50E" w14:textId="77777777" w:rsidR="00402B09" w:rsidRPr="00C97826" w:rsidRDefault="00402B09" w:rsidP="00943E4E">
            <w:pPr>
              <w:spacing w:after="0" w:line="240" w:lineRule="auto"/>
              <w:jc w:val="right"/>
              <w:rPr>
                <w:rFonts w:ascii="Times New Roman" w:hAnsi="Times New Roman"/>
                <w:color w:val="000000"/>
              </w:rPr>
            </w:pPr>
          </w:p>
        </w:tc>
        <w:tc>
          <w:tcPr>
            <w:tcW w:w="1456" w:type="dxa"/>
            <w:tcBorders>
              <w:top w:val="nil"/>
              <w:left w:val="nil"/>
              <w:bottom w:val="nil"/>
              <w:right w:val="nil"/>
            </w:tcBorders>
            <w:shd w:val="clear" w:color="auto" w:fill="auto"/>
            <w:noWrap/>
            <w:vAlign w:val="bottom"/>
            <w:hideMark/>
          </w:tcPr>
          <w:p w14:paraId="7CCEC354"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0.3286</w:t>
            </w:r>
          </w:p>
        </w:tc>
        <w:tc>
          <w:tcPr>
            <w:tcW w:w="504" w:type="dxa"/>
            <w:tcBorders>
              <w:top w:val="nil"/>
              <w:left w:val="nil"/>
              <w:bottom w:val="nil"/>
              <w:right w:val="nil"/>
            </w:tcBorders>
            <w:shd w:val="clear" w:color="auto" w:fill="auto"/>
            <w:noWrap/>
            <w:vAlign w:val="bottom"/>
            <w:hideMark/>
          </w:tcPr>
          <w:p w14:paraId="23286507" w14:textId="77777777" w:rsidR="00402B09" w:rsidRPr="002E4C0A" w:rsidRDefault="00402B09" w:rsidP="00943E4E">
            <w:pPr>
              <w:spacing w:after="0" w:line="240" w:lineRule="auto"/>
              <w:jc w:val="right"/>
              <w:rPr>
                <w:rFonts w:ascii="Times New Roman" w:eastAsia="Times New Roman" w:hAnsi="Times New Roman" w:cs="Times New Roman"/>
                <w:color w:val="000000"/>
              </w:rPr>
            </w:pPr>
          </w:p>
        </w:tc>
      </w:tr>
      <w:tr w:rsidR="00402B09" w:rsidRPr="002E4C0A" w14:paraId="0632125B"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45F66EE5"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Adj. R2</w:t>
            </w:r>
          </w:p>
        </w:tc>
        <w:tc>
          <w:tcPr>
            <w:tcW w:w="1253" w:type="dxa"/>
            <w:tcBorders>
              <w:top w:val="nil"/>
              <w:left w:val="nil"/>
              <w:bottom w:val="nil"/>
              <w:right w:val="nil"/>
            </w:tcBorders>
            <w:shd w:val="clear" w:color="auto" w:fill="auto"/>
            <w:noWrap/>
            <w:vAlign w:val="bottom"/>
            <w:hideMark/>
          </w:tcPr>
          <w:p w14:paraId="1A093291"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7878</w:t>
            </w:r>
          </w:p>
        </w:tc>
        <w:tc>
          <w:tcPr>
            <w:tcW w:w="547" w:type="dxa"/>
            <w:tcBorders>
              <w:top w:val="nil"/>
              <w:left w:val="nil"/>
              <w:bottom w:val="nil"/>
              <w:right w:val="nil"/>
            </w:tcBorders>
            <w:shd w:val="clear" w:color="auto" w:fill="auto"/>
            <w:noWrap/>
            <w:vAlign w:val="bottom"/>
            <w:hideMark/>
          </w:tcPr>
          <w:p w14:paraId="6DE5A350" w14:textId="77777777" w:rsidR="00402B09" w:rsidRPr="00C97826" w:rsidRDefault="00402B09" w:rsidP="00943E4E">
            <w:pPr>
              <w:spacing w:after="0" w:line="240" w:lineRule="auto"/>
              <w:jc w:val="right"/>
              <w:rPr>
                <w:rFonts w:ascii="Times New Roman" w:hAnsi="Times New Roman"/>
                <w:color w:val="000000"/>
              </w:rPr>
            </w:pPr>
          </w:p>
        </w:tc>
        <w:tc>
          <w:tcPr>
            <w:tcW w:w="1131" w:type="dxa"/>
            <w:tcBorders>
              <w:top w:val="nil"/>
              <w:left w:val="nil"/>
              <w:bottom w:val="nil"/>
              <w:right w:val="nil"/>
            </w:tcBorders>
            <w:shd w:val="clear" w:color="auto" w:fill="auto"/>
            <w:noWrap/>
            <w:vAlign w:val="bottom"/>
            <w:hideMark/>
          </w:tcPr>
          <w:p w14:paraId="1DB72E93"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2094</w:t>
            </w:r>
          </w:p>
        </w:tc>
        <w:tc>
          <w:tcPr>
            <w:tcW w:w="509" w:type="dxa"/>
            <w:tcBorders>
              <w:top w:val="nil"/>
              <w:left w:val="nil"/>
              <w:bottom w:val="nil"/>
              <w:right w:val="nil"/>
            </w:tcBorders>
            <w:shd w:val="clear" w:color="auto" w:fill="auto"/>
            <w:noWrap/>
            <w:vAlign w:val="bottom"/>
            <w:hideMark/>
          </w:tcPr>
          <w:p w14:paraId="17827048" w14:textId="77777777" w:rsidR="00402B09" w:rsidRPr="00C97826" w:rsidRDefault="00402B09" w:rsidP="00943E4E">
            <w:pPr>
              <w:spacing w:after="0" w:line="240" w:lineRule="auto"/>
              <w:jc w:val="right"/>
              <w:rPr>
                <w:rFonts w:ascii="Times New Roman" w:hAnsi="Times New Roman"/>
                <w:color w:val="000000"/>
              </w:rPr>
            </w:pPr>
          </w:p>
        </w:tc>
        <w:tc>
          <w:tcPr>
            <w:tcW w:w="1214" w:type="dxa"/>
            <w:tcBorders>
              <w:top w:val="nil"/>
              <w:left w:val="nil"/>
              <w:bottom w:val="nil"/>
              <w:right w:val="nil"/>
            </w:tcBorders>
            <w:shd w:val="clear" w:color="auto" w:fill="auto"/>
            <w:noWrap/>
            <w:vAlign w:val="bottom"/>
            <w:hideMark/>
          </w:tcPr>
          <w:p w14:paraId="021A3A73"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0.</w:t>
            </w:r>
            <w:r w:rsidRPr="002E4C0A">
              <w:rPr>
                <w:rFonts w:ascii="Times New Roman" w:eastAsia="Times New Roman" w:hAnsi="Times New Roman" w:cs="Times New Roman"/>
                <w:color w:val="000000"/>
              </w:rPr>
              <w:t>4851</w:t>
            </w:r>
          </w:p>
        </w:tc>
        <w:tc>
          <w:tcPr>
            <w:tcW w:w="546" w:type="dxa"/>
            <w:tcBorders>
              <w:top w:val="nil"/>
              <w:left w:val="nil"/>
              <w:bottom w:val="nil"/>
              <w:right w:val="nil"/>
            </w:tcBorders>
            <w:shd w:val="clear" w:color="auto" w:fill="auto"/>
            <w:noWrap/>
            <w:vAlign w:val="bottom"/>
            <w:hideMark/>
          </w:tcPr>
          <w:p w14:paraId="4340FB69" w14:textId="77777777" w:rsidR="00402B09" w:rsidRPr="00C97826" w:rsidRDefault="00402B09" w:rsidP="00943E4E">
            <w:pPr>
              <w:spacing w:after="0" w:line="240" w:lineRule="auto"/>
              <w:jc w:val="right"/>
              <w:rPr>
                <w:rFonts w:ascii="Times New Roman" w:hAnsi="Times New Roman"/>
                <w:color w:val="000000"/>
              </w:rPr>
            </w:pPr>
          </w:p>
        </w:tc>
        <w:tc>
          <w:tcPr>
            <w:tcW w:w="1456" w:type="dxa"/>
            <w:tcBorders>
              <w:top w:val="nil"/>
              <w:left w:val="nil"/>
              <w:bottom w:val="nil"/>
              <w:right w:val="nil"/>
            </w:tcBorders>
            <w:shd w:val="clear" w:color="auto" w:fill="auto"/>
            <w:noWrap/>
            <w:vAlign w:val="bottom"/>
            <w:hideMark/>
          </w:tcPr>
          <w:p w14:paraId="2EF9B660"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0.3275</w:t>
            </w:r>
          </w:p>
        </w:tc>
        <w:tc>
          <w:tcPr>
            <w:tcW w:w="504" w:type="dxa"/>
            <w:tcBorders>
              <w:top w:val="nil"/>
              <w:left w:val="nil"/>
              <w:bottom w:val="nil"/>
              <w:right w:val="nil"/>
            </w:tcBorders>
            <w:shd w:val="clear" w:color="auto" w:fill="auto"/>
            <w:noWrap/>
            <w:vAlign w:val="bottom"/>
            <w:hideMark/>
          </w:tcPr>
          <w:p w14:paraId="3CD65971" w14:textId="77777777" w:rsidR="00402B09" w:rsidRPr="002E4C0A" w:rsidRDefault="00402B09" w:rsidP="00943E4E">
            <w:pPr>
              <w:spacing w:after="0" w:line="240" w:lineRule="auto"/>
              <w:jc w:val="right"/>
              <w:rPr>
                <w:rFonts w:ascii="Times New Roman" w:eastAsia="Times New Roman" w:hAnsi="Times New Roman" w:cs="Times New Roman"/>
                <w:color w:val="000000"/>
              </w:rPr>
            </w:pPr>
          </w:p>
        </w:tc>
      </w:tr>
      <w:tr w:rsidR="00402B09" w:rsidRPr="002E4C0A" w14:paraId="6F1488AE"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49F6D96A"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xml:space="preserve">F Stat (12; </w:t>
            </w:r>
            <w:proofErr w:type="spellStart"/>
            <w:r w:rsidRPr="00C97826">
              <w:rPr>
                <w:rFonts w:ascii="Times New Roman" w:hAnsi="Times New Roman"/>
                <w:color w:val="000000"/>
              </w:rPr>
              <w:t>df</w:t>
            </w:r>
            <w:proofErr w:type="spellEnd"/>
            <w:r w:rsidRPr="00C97826">
              <w:rPr>
                <w:rFonts w:ascii="Times New Roman" w:hAnsi="Times New Roman"/>
                <w:color w:val="000000"/>
              </w:rPr>
              <w:t xml:space="preserve"> = </w:t>
            </w:r>
            <w:r w:rsidRPr="002E4C0A">
              <w:rPr>
                <w:rFonts w:ascii="Times New Roman" w:eastAsia="Times New Roman" w:hAnsi="Times New Roman" w:cs="Times New Roman"/>
                <w:color w:val="000000"/>
              </w:rPr>
              <w:t>7743</w:t>
            </w:r>
            <w:r w:rsidRPr="00C97826">
              <w:rPr>
                <w:rFonts w:ascii="Times New Roman" w:hAnsi="Times New Roman"/>
                <w:color w:val="000000"/>
              </w:rPr>
              <w:t>)</w:t>
            </w:r>
          </w:p>
        </w:tc>
        <w:tc>
          <w:tcPr>
            <w:tcW w:w="1253" w:type="dxa"/>
            <w:tcBorders>
              <w:top w:val="nil"/>
              <w:left w:val="nil"/>
              <w:bottom w:val="single" w:sz="4" w:space="0" w:color="auto"/>
              <w:right w:val="nil"/>
            </w:tcBorders>
            <w:shd w:val="clear" w:color="auto" w:fill="auto"/>
            <w:noWrap/>
            <w:vAlign w:val="bottom"/>
            <w:hideMark/>
          </w:tcPr>
          <w:p w14:paraId="1DFFA5BB"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2400</w:t>
            </w:r>
          </w:p>
        </w:tc>
        <w:tc>
          <w:tcPr>
            <w:tcW w:w="547" w:type="dxa"/>
            <w:tcBorders>
              <w:top w:val="nil"/>
              <w:left w:val="nil"/>
              <w:bottom w:val="single" w:sz="4" w:space="0" w:color="auto"/>
              <w:right w:val="nil"/>
            </w:tcBorders>
            <w:shd w:val="clear" w:color="auto" w:fill="auto"/>
            <w:noWrap/>
            <w:vAlign w:val="bottom"/>
            <w:hideMark/>
          </w:tcPr>
          <w:p w14:paraId="7385B1D3"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131" w:type="dxa"/>
            <w:tcBorders>
              <w:top w:val="nil"/>
              <w:left w:val="nil"/>
              <w:bottom w:val="single" w:sz="4" w:space="0" w:color="auto"/>
              <w:right w:val="nil"/>
            </w:tcBorders>
            <w:shd w:val="clear" w:color="auto" w:fill="auto"/>
            <w:noWrap/>
            <w:vAlign w:val="bottom"/>
            <w:hideMark/>
          </w:tcPr>
          <w:p w14:paraId="6B03E303"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172.1</w:t>
            </w:r>
          </w:p>
        </w:tc>
        <w:tc>
          <w:tcPr>
            <w:tcW w:w="509" w:type="dxa"/>
            <w:tcBorders>
              <w:top w:val="nil"/>
              <w:left w:val="nil"/>
              <w:bottom w:val="single" w:sz="4" w:space="0" w:color="auto"/>
              <w:right w:val="nil"/>
            </w:tcBorders>
            <w:shd w:val="clear" w:color="auto" w:fill="auto"/>
            <w:noWrap/>
            <w:vAlign w:val="bottom"/>
            <w:hideMark/>
          </w:tcPr>
          <w:p w14:paraId="0F28D192"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214" w:type="dxa"/>
            <w:tcBorders>
              <w:top w:val="nil"/>
              <w:left w:val="nil"/>
              <w:bottom w:val="single" w:sz="4" w:space="0" w:color="auto"/>
              <w:right w:val="nil"/>
            </w:tcBorders>
            <w:shd w:val="clear" w:color="auto" w:fill="auto"/>
            <w:noWrap/>
            <w:vAlign w:val="bottom"/>
            <w:hideMark/>
          </w:tcPr>
          <w:p w14:paraId="2BFC7BAC"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609.7</w:t>
            </w:r>
          </w:p>
        </w:tc>
        <w:tc>
          <w:tcPr>
            <w:tcW w:w="546" w:type="dxa"/>
            <w:tcBorders>
              <w:top w:val="nil"/>
              <w:left w:val="nil"/>
              <w:bottom w:val="single" w:sz="4" w:space="0" w:color="auto"/>
              <w:right w:val="nil"/>
            </w:tcBorders>
            <w:shd w:val="clear" w:color="auto" w:fill="auto"/>
            <w:noWrap/>
            <w:vAlign w:val="bottom"/>
            <w:hideMark/>
          </w:tcPr>
          <w:p w14:paraId="102140B7"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456" w:type="dxa"/>
            <w:tcBorders>
              <w:top w:val="nil"/>
              <w:left w:val="nil"/>
              <w:bottom w:val="single" w:sz="4" w:space="0" w:color="auto"/>
              <w:right w:val="nil"/>
            </w:tcBorders>
            <w:shd w:val="clear" w:color="auto" w:fill="auto"/>
            <w:noWrap/>
            <w:vAlign w:val="bottom"/>
            <w:hideMark/>
          </w:tcPr>
          <w:p w14:paraId="66BC6E0A"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315.8</w:t>
            </w:r>
          </w:p>
        </w:tc>
        <w:tc>
          <w:tcPr>
            <w:tcW w:w="504" w:type="dxa"/>
            <w:tcBorders>
              <w:top w:val="nil"/>
              <w:left w:val="nil"/>
              <w:bottom w:val="single" w:sz="4" w:space="0" w:color="auto"/>
              <w:right w:val="nil"/>
            </w:tcBorders>
            <w:shd w:val="clear" w:color="auto" w:fill="auto"/>
            <w:noWrap/>
            <w:vAlign w:val="bottom"/>
            <w:hideMark/>
          </w:tcPr>
          <w:p w14:paraId="65D6735C"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r>
      <w:tr w:rsidR="00402B09" w:rsidRPr="002E4C0A" w14:paraId="0EFA113B"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01CC6982" w14:textId="77777777" w:rsidR="00402B09" w:rsidRPr="00C97826" w:rsidRDefault="00402B09" w:rsidP="00943E4E">
            <w:pPr>
              <w:spacing w:after="0" w:line="240" w:lineRule="auto"/>
              <w:rPr>
                <w:rFonts w:ascii="Times New Roman" w:hAnsi="Times New Roman"/>
                <w:color w:val="000000"/>
              </w:rPr>
            </w:pPr>
            <w:proofErr w:type="spellStart"/>
            <w:r w:rsidRPr="002E4C0A">
              <w:rPr>
                <w:rFonts w:ascii="Times New Roman" w:eastAsia="Times New Roman" w:hAnsi="Times New Roman" w:cs="Times New Roman"/>
                <w:color w:val="000000"/>
              </w:rPr>
              <w:t>Breaush</w:t>
            </w:r>
            <w:proofErr w:type="spellEnd"/>
            <w:r w:rsidRPr="00C97826">
              <w:rPr>
                <w:rFonts w:ascii="Times New Roman" w:hAnsi="Times New Roman"/>
                <w:color w:val="000000"/>
              </w:rPr>
              <w:t>-Pagan Statistic</w:t>
            </w:r>
          </w:p>
        </w:tc>
        <w:tc>
          <w:tcPr>
            <w:tcW w:w="1253" w:type="dxa"/>
            <w:tcBorders>
              <w:top w:val="nil"/>
              <w:left w:val="nil"/>
              <w:bottom w:val="nil"/>
              <w:right w:val="nil"/>
            </w:tcBorders>
            <w:shd w:val="clear" w:color="auto" w:fill="auto"/>
            <w:noWrap/>
            <w:vAlign w:val="bottom"/>
            <w:hideMark/>
          </w:tcPr>
          <w:p w14:paraId="19F86217"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969.36</w:t>
            </w:r>
          </w:p>
        </w:tc>
        <w:tc>
          <w:tcPr>
            <w:tcW w:w="547" w:type="dxa"/>
            <w:tcBorders>
              <w:top w:val="nil"/>
              <w:left w:val="nil"/>
              <w:bottom w:val="nil"/>
              <w:right w:val="nil"/>
            </w:tcBorders>
            <w:shd w:val="clear" w:color="auto" w:fill="auto"/>
            <w:noWrap/>
            <w:vAlign w:val="bottom"/>
            <w:hideMark/>
          </w:tcPr>
          <w:p w14:paraId="68D7D93B"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131" w:type="dxa"/>
            <w:tcBorders>
              <w:top w:val="nil"/>
              <w:left w:val="nil"/>
              <w:bottom w:val="nil"/>
              <w:right w:val="nil"/>
            </w:tcBorders>
            <w:shd w:val="clear" w:color="auto" w:fill="auto"/>
            <w:noWrap/>
            <w:vAlign w:val="bottom"/>
            <w:hideMark/>
          </w:tcPr>
          <w:p w14:paraId="3BB5AB36"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467.44</w:t>
            </w:r>
          </w:p>
        </w:tc>
        <w:tc>
          <w:tcPr>
            <w:tcW w:w="509" w:type="dxa"/>
            <w:tcBorders>
              <w:top w:val="nil"/>
              <w:left w:val="nil"/>
              <w:bottom w:val="nil"/>
              <w:right w:val="nil"/>
            </w:tcBorders>
            <w:shd w:val="clear" w:color="auto" w:fill="auto"/>
            <w:noWrap/>
            <w:vAlign w:val="bottom"/>
            <w:hideMark/>
          </w:tcPr>
          <w:p w14:paraId="43761D58"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214" w:type="dxa"/>
            <w:tcBorders>
              <w:top w:val="nil"/>
              <w:left w:val="nil"/>
              <w:bottom w:val="nil"/>
              <w:right w:val="nil"/>
            </w:tcBorders>
            <w:shd w:val="clear" w:color="auto" w:fill="auto"/>
            <w:noWrap/>
            <w:vAlign w:val="bottom"/>
            <w:hideMark/>
          </w:tcPr>
          <w:p w14:paraId="255093EF"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329.36</w:t>
            </w:r>
          </w:p>
        </w:tc>
        <w:tc>
          <w:tcPr>
            <w:tcW w:w="546" w:type="dxa"/>
            <w:tcBorders>
              <w:top w:val="nil"/>
              <w:left w:val="nil"/>
              <w:bottom w:val="nil"/>
              <w:right w:val="nil"/>
            </w:tcBorders>
            <w:shd w:val="clear" w:color="auto" w:fill="auto"/>
            <w:noWrap/>
            <w:vAlign w:val="bottom"/>
            <w:hideMark/>
          </w:tcPr>
          <w:p w14:paraId="1F47FEEF"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w:t>
            </w:r>
          </w:p>
        </w:tc>
        <w:tc>
          <w:tcPr>
            <w:tcW w:w="1456" w:type="dxa"/>
            <w:tcBorders>
              <w:top w:val="nil"/>
              <w:left w:val="nil"/>
              <w:bottom w:val="nil"/>
              <w:right w:val="nil"/>
            </w:tcBorders>
            <w:shd w:val="clear" w:color="auto" w:fill="auto"/>
            <w:noWrap/>
            <w:vAlign w:val="bottom"/>
            <w:hideMark/>
          </w:tcPr>
          <w:p w14:paraId="280BD8C3" w14:textId="77777777" w:rsidR="00402B09" w:rsidRPr="002E4C0A" w:rsidRDefault="00402B09" w:rsidP="00943E4E">
            <w:pPr>
              <w:spacing w:after="0" w:line="240" w:lineRule="auto"/>
              <w:jc w:val="right"/>
              <w:rPr>
                <w:rFonts w:ascii="Times New Roman" w:eastAsia="Times New Roman" w:hAnsi="Times New Roman" w:cs="Times New Roman"/>
                <w:color w:val="000000"/>
              </w:rPr>
            </w:pPr>
            <w:r w:rsidRPr="002E4C0A">
              <w:rPr>
                <w:rFonts w:ascii="Times New Roman" w:eastAsia="Times New Roman" w:hAnsi="Times New Roman" w:cs="Times New Roman"/>
                <w:color w:val="000000"/>
              </w:rPr>
              <w:t>793.02</w:t>
            </w:r>
          </w:p>
        </w:tc>
        <w:tc>
          <w:tcPr>
            <w:tcW w:w="504" w:type="dxa"/>
            <w:tcBorders>
              <w:top w:val="nil"/>
              <w:left w:val="nil"/>
              <w:bottom w:val="nil"/>
              <w:right w:val="nil"/>
            </w:tcBorders>
            <w:shd w:val="clear" w:color="auto" w:fill="auto"/>
            <w:noWrap/>
            <w:vAlign w:val="bottom"/>
            <w:hideMark/>
          </w:tcPr>
          <w:p w14:paraId="698784AF"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w:t>
            </w:r>
          </w:p>
        </w:tc>
      </w:tr>
      <w:tr w:rsidR="00402B09" w:rsidRPr="002E4C0A" w14:paraId="12707F1F"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2A73CE3D"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Variable</w:t>
            </w:r>
          </w:p>
        </w:tc>
        <w:tc>
          <w:tcPr>
            <w:tcW w:w="1253" w:type="dxa"/>
            <w:tcBorders>
              <w:top w:val="single" w:sz="4" w:space="0" w:color="auto"/>
              <w:left w:val="nil"/>
              <w:bottom w:val="single" w:sz="4" w:space="0" w:color="auto"/>
              <w:right w:val="nil"/>
            </w:tcBorders>
            <w:shd w:val="clear" w:color="auto" w:fill="auto"/>
            <w:noWrap/>
            <w:vAlign w:val="bottom"/>
            <w:hideMark/>
          </w:tcPr>
          <w:p w14:paraId="37BBD0C7"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VIF</w:t>
            </w:r>
          </w:p>
        </w:tc>
        <w:tc>
          <w:tcPr>
            <w:tcW w:w="547" w:type="dxa"/>
            <w:tcBorders>
              <w:top w:val="single" w:sz="4" w:space="0" w:color="auto"/>
              <w:left w:val="nil"/>
              <w:bottom w:val="single" w:sz="4" w:space="0" w:color="auto"/>
              <w:right w:val="nil"/>
            </w:tcBorders>
            <w:shd w:val="clear" w:color="auto" w:fill="auto"/>
            <w:noWrap/>
            <w:vAlign w:val="bottom"/>
            <w:hideMark/>
          </w:tcPr>
          <w:p w14:paraId="3B453B3C" w14:textId="77777777" w:rsidR="00402B09" w:rsidRPr="00C97826" w:rsidRDefault="00402B09" w:rsidP="00943E4E">
            <w:pPr>
              <w:spacing w:after="0" w:line="240" w:lineRule="auto"/>
              <w:rPr>
                <w:rFonts w:ascii="Times New Roman" w:hAnsi="Times New Roman"/>
                <w:color w:val="000000"/>
              </w:rPr>
            </w:pPr>
            <w:proofErr w:type="spellStart"/>
            <w:r w:rsidRPr="002E4C0A">
              <w:rPr>
                <w:rFonts w:ascii="Times New Roman" w:eastAsia="Times New Roman" w:hAnsi="Times New Roman" w:cs="Times New Roman"/>
                <w:color w:val="000000"/>
              </w:rPr>
              <w:t>Df</w:t>
            </w:r>
            <w:proofErr w:type="spellEnd"/>
          </w:p>
        </w:tc>
        <w:tc>
          <w:tcPr>
            <w:tcW w:w="1131" w:type="dxa"/>
            <w:tcBorders>
              <w:top w:val="single" w:sz="4" w:space="0" w:color="auto"/>
              <w:left w:val="nil"/>
              <w:bottom w:val="single" w:sz="4" w:space="0" w:color="auto"/>
              <w:right w:val="nil"/>
            </w:tcBorders>
            <w:shd w:val="clear" w:color="auto" w:fill="auto"/>
            <w:noWrap/>
            <w:vAlign w:val="bottom"/>
            <w:hideMark/>
          </w:tcPr>
          <w:p w14:paraId="69FE3793"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509" w:type="dxa"/>
            <w:tcBorders>
              <w:top w:val="single" w:sz="4" w:space="0" w:color="auto"/>
              <w:left w:val="nil"/>
              <w:bottom w:val="single" w:sz="4" w:space="0" w:color="auto"/>
              <w:right w:val="nil"/>
            </w:tcBorders>
            <w:shd w:val="clear" w:color="auto" w:fill="auto"/>
            <w:noWrap/>
            <w:vAlign w:val="bottom"/>
            <w:hideMark/>
          </w:tcPr>
          <w:p w14:paraId="58A6E6E1"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214" w:type="dxa"/>
            <w:tcBorders>
              <w:top w:val="single" w:sz="4" w:space="0" w:color="auto"/>
              <w:left w:val="nil"/>
              <w:bottom w:val="single" w:sz="4" w:space="0" w:color="auto"/>
              <w:right w:val="nil"/>
            </w:tcBorders>
            <w:shd w:val="clear" w:color="auto" w:fill="auto"/>
            <w:noWrap/>
            <w:vAlign w:val="bottom"/>
            <w:hideMark/>
          </w:tcPr>
          <w:p w14:paraId="15F435D5"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546" w:type="dxa"/>
            <w:tcBorders>
              <w:top w:val="single" w:sz="4" w:space="0" w:color="auto"/>
              <w:left w:val="nil"/>
              <w:bottom w:val="single" w:sz="4" w:space="0" w:color="auto"/>
              <w:right w:val="nil"/>
            </w:tcBorders>
            <w:shd w:val="clear" w:color="auto" w:fill="auto"/>
            <w:noWrap/>
            <w:vAlign w:val="bottom"/>
            <w:hideMark/>
          </w:tcPr>
          <w:p w14:paraId="54C1FC07"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456" w:type="dxa"/>
            <w:tcBorders>
              <w:top w:val="single" w:sz="4" w:space="0" w:color="auto"/>
              <w:left w:val="nil"/>
              <w:bottom w:val="single" w:sz="4" w:space="0" w:color="auto"/>
              <w:right w:val="nil"/>
            </w:tcBorders>
            <w:shd w:val="clear" w:color="auto" w:fill="auto"/>
            <w:noWrap/>
            <w:vAlign w:val="bottom"/>
            <w:hideMark/>
          </w:tcPr>
          <w:p w14:paraId="30EE759B"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 </w:t>
            </w:r>
          </w:p>
        </w:tc>
        <w:tc>
          <w:tcPr>
            <w:tcW w:w="504" w:type="dxa"/>
            <w:tcBorders>
              <w:top w:val="single" w:sz="4" w:space="0" w:color="auto"/>
              <w:left w:val="nil"/>
              <w:bottom w:val="single" w:sz="4" w:space="0" w:color="auto"/>
              <w:right w:val="nil"/>
            </w:tcBorders>
            <w:shd w:val="clear" w:color="auto" w:fill="auto"/>
            <w:noWrap/>
            <w:vAlign w:val="bottom"/>
            <w:hideMark/>
          </w:tcPr>
          <w:p w14:paraId="472285B6"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 </w:t>
            </w:r>
          </w:p>
        </w:tc>
      </w:tr>
      <w:tr w:rsidR="00402B09" w:rsidRPr="002E4C0A" w14:paraId="600E0C52"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00C9803D"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Hispanic</w:t>
            </w:r>
          </w:p>
        </w:tc>
        <w:tc>
          <w:tcPr>
            <w:tcW w:w="1253" w:type="dxa"/>
            <w:tcBorders>
              <w:top w:val="nil"/>
              <w:left w:val="nil"/>
              <w:bottom w:val="nil"/>
              <w:right w:val="nil"/>
            </w:tcBorders>
            <w:shd w:val="clear" w:color="auto" w:fill="auto"/>
            <w:noWrap/>
            <w:vAlign w:val="bottom"/>
            <w:hideMark/>
          </w:tcPr>
          <w:p w14:paraId="4D494B92"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4.91</w:t>
            </w:r>
          </w:p>
        </w:tc>
        <w:tc>
          <w:tcPr>
            <w:tcW w:w="547" w:type="dxa"/>
            <w:tcBorders>
              <w:top w:val="nil"/>
              <w:left w:val="nil"/>
              <w:bottom w:val="nil"/>
              <w:right w:val="nil"/>
            </w:tcBorders>
            <w:shd w:val="clear" w:color="auto" w:fill="auto"/>
            <w:noWrap/>
            <w:vAlign w:val="bottom"/>
            <w:hideMark/>
          </w:tcPr>
          <w:p w14:paraId="0FE50EB6"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w:t>
            </w:r>
          </w:p>
        </w:tc>
        <w:tc>
          <w:tcPr>
            <w:tcW w:w="1131" w:type="dxa"/>
            <w:tcBorders>
              <w:top w:val="nil"/>
              <w:left w:val="nil"/>
              <w:bottom w:val="nil"/>
              <w:right w:val="nil"/>
            </w:tcBorders>
            <w:shd w:val="clear" w:color="auto" w:fill="auto"/>
            <w:noWrap/>
            <w:vAlign w:val="bottom"/>
            <w:hideMark/>
          </w:tcPr>
          <w:p w14:paraId="617225EB" w14:textId="77777777" w:rsidR="00402B09" w:rsidRPr="00C97826" w:rsidRDefault="00402B09" w:rsidP="00943E4E">
            <w:pPr>
              <w:spacing w:after="0" w:line="240" w:lineRule="auto"/>
              <w:jc w:val="right"/>
              <w:rPr>
                <w:rFonts w:ascii="Times New Roman" w:hAnsi="Times New Roman"/>
                <w:color w:val="000000"/>
              </w:rPr>
            </w:pPr>
          </w:p>
        </w:tc>
        <w:tc>
          <w:tcPr>
            <w:tcW w:w="509" w:type="dxa"/>
            <w:tcBorders>
              <w:top w:val="nil"/>
              <w:left w:val="nil"/>
              <w:bottom w:val="nil"/>
              <w:right w:val="nil"/>
            </w:tcBorders>
            <w:shd w:val="clear" w:color="auto" w:fill="auto"/>
            <w:noWrap/>
            <w:vAlign w:val="bottom"/>
            <w:hideMark/>
          </w:tcPr>
          <w:p w14:paraId="7325A559"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214" w:type="dxa"/>
            <w:tcBorders>
              <w:top w:val="nil"/>
              <w:left w:val="nil"/>
              <w:bottom w:val="nil"/>
              <w:right w:val="nil"/>
            </w:tcBorders>
            <w:shd w:val="clear" w:color="auto" w:fill="auto"/>
            <w:noWrap/>
            <w:vAlign w:val="bottom"/>
            <w:hideMark/>
          </w:tcPr>
          <w:p w14:paraId="064546A4"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46" w:type="dxa"/>
            <w:tcBorders>
              <w:top w:val="nil"/>
              <w:left w:val="nil"/>
              <w:bottom w:val="nil"/>
              <w:right w:val="nil"/>
            </w:tcBorders>
            <w:shd w:val="clear" w:color="auto" w:fill="auto"/>
            <w:noWrap/>
            <w:vAlign w:val="bottom"/>
            <w:hideMark/>
          </w:tcPr>
          <w:p w14:paraId="2AB3A612"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456" w:type="dxa"/>
            <w:tcBorders>
              <w:top w:val="nil"/>
              <w:left w:val="nil"/>
              <w:bottom w:val="nil"/>
              <w:right w:val="nil"/>
            </w:tcBorders>
            <w:shd w:val="clear" w:color="auto" w:fill="auto"/>
            <w:noWrap/>
            <w:vAlign w:val="bottom"/>
            <w:hideMark/>
          </w:tcPr>
          <w:p w14:paraId="48F6C59F"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4" w:type="dxa"/>
            <w:tcBorders>
              <w:top w:val="nil"/>
              <w:left w:val="nil"/>
              <w:bottom w:val="nil"/>
              <w:right w:val="nil"/>
            </w:tcBorders>
            <w:shd w:val="clear" w:color="auto" w:fill="auto"/>
            <w:noWrap/>
            <w:vAlign w:val="bottom"/>
            <w:hideMark/>
          </w:tcPr>
          <w:p w14:paraId="3E0850BC" w14:textId="77777777" w:rsidR="00402B09" w:rsidRPr="002E4C0A" w:rsidRDefault="00402B09" w:rsidP="00943E4E">
            <w:pPr>
              <w:spacing w:after="0" w:line="240" w:lineRule="auto"/>
              <w:rPr>
                <w:rFonts w:ascii="Times New Roman" w:eastAsia="Times New Roman" w:hAnsi="Times New Roman" w:cs="Times New Roman"/>
                <w:sz w:val="20"/>
                <w:szCs w:val="20"/>
              </w:rPr>
            </w:pPr>
          </w:p>
        </w:tc>
      </w:tr>
      <w:tr w:rsidR="00402B09" w:rsidRPr="002E4C0A" w14:paraId="3703CC8B"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15FB7F55"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American Indian (</w:t>
            </w:r>
            <w:r w:rsidRPr="002E4C0A">
              <w:rPr>
                <w:rFonts w:ascii="Times New Roman" w:eastAsia="Times New Roman" w:hAnsi="Times New Roman" w:cs="Times New Roman"/>
                <w:color w:val="000000"/>
              </w:rPr>
              <w:t>Non</w:t>
            </w:r>
            <w:r w:rsidRPr="00C97826">
              <w:rPr>
                <w:rFonts w:ascii="Times New Roman" w:hAnsi="Times New Roman"/>
                <w:color w:val="000000"/>
              </w:rPr>
              <w:t>-</w:t>
            </w:r>
            <w:proofErr w:type="spellStart"/>
            <w:r w:rsidRPr="00C97826">
              <w:rPr>
                <w:rFonts w:ascii="Times New Roman" w:hAnsi="Times New Roman"/>
                <w:color w:val="000000"/>
              </w:rPr>
              <w:t>Hisp</w:t>
            </w:r>
            <w:proofErr w:type="spellEnd"/>
            <w:r w:rsidRPr="00C97826">
              <w:rPr>
                <w:rFonts w:ascii="Times New Roman" w:hAnsi="Times New Roman"/>
                <w:color w:val="000000"/>
              </w:rPr>
              <w:t>)</w:t>
            </w:r>
          </w:p>
        </w:tc>
        <w:tc>
          <w:tcPr>
            <w:tcW w:w="1253" w:type="dxa"/>
            <w:tcBorders>
              <w:top w:val="nil"/>
              <w:left w:val="nil"/>
              <w:bottom w:val="nil"/>
              <w:right w:val="nil"/>
            </w:tcBorders>
            <w:shd w:val="clear" w:color="auto" w:fill="auto"/>
            <w:noWrap/>
            <w:vAlign w:val="bottom"/>
            <w:hideMark/>
          </w:tcPr>
          <w:p w14:paraId="6C5095AD"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1.</w:t>
            </w:r>
            <w:r w:rsidRPr="002E4C0A">
              <w:rPr>
                <w:rFonts w:ascii="Times New Roman" w:eastAsia="Times New Roman" w:hAnsi="Times New Roman" w:cs="Times New Roman"/>
                <w:color w:val="000000"/>
              </w:rPr>
              <w:t>34</w:t>
            </w:r>
          </w:p>
        </w:tc>
        <w:tc>
          <w:tcPr>
            <w:tcW w:w="547" w:type="dxa"/>
            <w:tcBorders>
              <w:top w:val="nil"/>
              <w:left w:val="nil"/>
              <w:bottom w:val="nil"/>
              <w:right w:val="nil"/>
            </w:tcBorders>
            <w:shd w:val="clear" w:color="auto" w:fill="auto"/>
            <w:noWrap/>
            <w:vAlign w:val="bottom"/>
            <w:hideMark/>
          </w:tcPr>
          <w:p w14:paraId="6A8AF7B8"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w:t>
            </w:r>
          </w:p>
        </w:tc>
        <w:tc>
          <w:tcPr>
            <w:tcW w:w="1131" w:type="dxa"/>
            <w:tcBorders>
              <w:top w:val="nil"/>
              <w:left w:val="nil"/>
              <w:bottom w:val="nil"/>
              <w:right w:val="nil"/>
            </w:tcBorders>
            <w:shd w:val="clear" w:color="auto" w:fill="auto"/>
            <w:noWrap/>
            <w:vAlign w:val="bottom"/>
            <w:hideMark/>
          </w:tcPr>
          <w:p w14:paraId="704E4102" w14:textId="77777777" w:rsidR="00402B09" w:rsidRPr="00C97826" w:rsidRDefault="00402B09" w:rsidP="00943E4E">
            <w:pPr>
              <w:spacing w:after="0" w:line="240" w:lineRule="auto"/>
              <w:jc w:val="right"/>
              <w:rPr>
                <w:rFonts w:ascii="Times New Roman" w:hAnsi="Times New Roman"/>
                <w:color w:val="000000"/>
              </w:rPr>
            </w:pPr>
          </w:p>
        </w:tc>
        <w:tc>
          <w:tcPr>
            <w:tcW w:w="509" w:type="dxa"/>
            <w:tcBorders>
              <w:top w:val="nil"/>
              <w:left w:val="nil"/>
              <w:bottom w:val="nil"/>
              <w:right w:val="nil"/>
            </w:tcBorders>
            <w:shd w:val="clear" w:color="auto" w:fill="auto"/>
            <w:noWrap/>
            <w:vAlign w:val="bottom"/>
            <w:hideMark/>
          </w:tcPr>
          <w:p w14:paraId="0520CA8A"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214" w:type="dxa"/>
            <w:tcBorders>
              <w:top w:val="nil"/>
              <w:left w:val="nil"/>
              <w:bottom w:val="nil"/>
              <w:right w:val="nil"/>
            </w:tcBorders>
            <w:shd w:val="clear" w:color="auto" w:fill="auto"/>
            <w:noWrap/>
            <w:vAlign w:val="bottom"/>
            <w:hideMark/>
          </w:tcPr>
          <w:p w14:paraId="5606B752"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46" w:type="dxa"/>
            <w:tcBorders>
              <w:top w:val="nil"/>
              <w:left w:val="nil"/>
              <w:bottom w:val="nil"/>
              <w:right w:val="nil"/>
            </w:tcBorders>
            <w:shd w:val="clear" w:color="auto" w:fill="auto"/>
            <w:noWrap/>
            <w:vAlign w:val="bottom"/>
            <w:hideMark/>
          </w:tcPr>
          <w:p w14:paraId="5AB39E8D"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456" w:type="dxa"/>
            <w:tcBorders>
              <w:top w:val="nil"/>
              <w:left w:val="nil"/>
              <w:bottom w:val="nil"/>
              <w:right w:val="nil"/>
            </w:tcBorders>
            <w:shd w:val="clear" w:color="auto" w:fill="auto"/>
            <w:noWrap/>
            <w:vAlign w:val="bottom"/>
            <w:hideMark/>
          </w:tcPr>
          <w:p w14:paraId="37D6784A"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4" w:type="dxa"/>
            <w:tcBorders>
              <w:top w:val="nil"/>
              <w:left w:val="nil"/>
              <w:bottom w:val="nil"/>
              <w:right w:val="nil"/>
            </w:tcBorders>
            <w:shd w:val="clear" w:color="auto" w:fill="auto"/>
            <w:noWrap/>
            <w:vAlign w:val="bottom"/>
            <w:hideMark/>
          </w:tcPr>
          <w:p w14:paraId="39D18C65" w14:textId="77777777" w:rsidR="00402B09" w:rsidRPr="002E4C0A" w:rsidRDefault="00402B09" w:rsidP="00943E4E">
            <w:pPr>
              <w:spacing w:after="0" w:line="240" w:lineRule="auto"/>
              <w:rPr>
                <w:rFonts w:ascii="Times New Roman" w:eastAsia="Times New Roman" w:hAnsi="Times New Roman" w:cs="Times New Roman"/>
                <w:sz w:val="20"/>
                <w:szCs w:val="20"/>
              </w:rPr>
            </w:pPr>
          </w:p>
        </w:tc>
      </w:tr>
      <w:tr w:rsidR="00402B09" w:rsidRPr="002E4C0A" w14:paraId="5C6891A2"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27CABFC6"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Black (</w:t>
            </w:r>
            <w:proofErr w:type="gramStart"/>
            <w:r w:rsidRPr="002E4C0A">
              <w:rPr>
                <w:rFonts w:ascii="Times New Roman" w:eastAsia="Times New Roman" w:hAnsi="Times New Roman" w:cs="Times New Roman"/>
                <w:color w:val="000000"/>
              </w:rPr>
              <w:t>Non</w:t>
            </w:r>
            <w:r w:rsidRPr="00C97826">
              <w:rPr>
                <w:rFonts w:ascii="Times New Roman" w:hAnsi="Times New Roman"/>
                <w:color w:val="000000"/>
              </w:rPr>
              <w:t>-</w:t>
            </w:r>
            <w:proofErr w:type="spellStart"/>
            <w:r w:rsidRPr="00C97826">
              <w:rPr>
                <w:rFonts w:ascii="Times New Roman" w:hAnsi="Times New Roman"/>
                <w:color w:val="000000"/>
              </w:rPr>
              <w:t>Hisp</w:t>
            </w:r>
            <w:proofErr w:type="spellEnd"/>
            <w:proofErr w:type="gramEnd"/>
            <w:r w:rsidRPr="00C97826">
              <w:rPr>
                <w:rFonts w:ascii="Times New Roman" w:hAnsi="Times New Roman"/>
                <w:color w:val="000000"/>
              </w:rPr>
              <w:t>)</w:t>
            </w:r>
          </w:p>
        </w:tc>
        <w:tc>
          <w:tcPr>
            <w:tcW w:w="1253" w:type="dxa"/>
            <w:tcBorders>
              <w:top w:val="nil"/>
              <w:left w:val="nil"/>
              <w:bottom w:val="nil"/>
              <w:right w:val="nil"/>
            </w:tcBorders>
            <w:shd w:val="clear" w:color="auto" w:fill="auto"/>
            <w:noWrap/>
            <w:vAlign w:val="bottom"/>
            <w:hideMark/>
          </w:tcPr>
          <w:p w14:paraId="282BC927"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1.</w:t>
            </w:r>
            <w:r w:rsidRPr="002E4C0A">
              <w:rPr>
                <w:rFonts w:ascii="Times New Roman" w:eastAsia="Times New Roman" w:hAnsi="Times New Roman" w:cs="Times New Roman"/>
                <w:color w:val="000000"/>
              </w:rPr>
              <w:t>14</w:t>
            </w:r>
          </w:p>
        </w:tc>
        <w:tc>
          <w:tcPr>
            <w:tcW w:w="547" w:type="dxa"/>
            <w:tcBorders>
              <w:top w:val="nil"/>
              <w:left w:val="nil"/>
              <w:bottom w:val="nil"/>
              <w:right w:val="nil"/>
            </w:tcBorders>
            <w:shd w:val="clear" w:color="auto" w:fill="auto"/>
            <w:noWrap/>
            <w:vAlign w:val="bottom"/>
            <w:hideMark/>
          </w:tcPr>
          <w:p w14:paraId="32D095D1"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w:t>
            </w:r>
          </w:p>
        </w:tc>
        <w:tc>
          <w:tcPr>
            <w:tcW w:w="1131" w:type="dxa"/>
            <w:tcBorders>
              <w:top w:val="nil"/>
              <w:left w:val="nil"/>
              <w:bottom w:val="nil"/>
              <w:right w:val="nil"/>
            </w:tcBorders>
            <w:shd w:val="clear" w:color="auto" w:fill="auto"/>
            <w:noWrap/>
            <w:vAlign w:val="bottom"/>
            <w:hideMark/>
          </w:tcPr>
          <w:p w14:paraId="071032B2" w14:textId="77777777" w:rsidR="00402B09" w:rsidRPr="00C97826" w:rsidRDefault="00402B09" w:rsidP="00943E4E">
            <w:pPr>
              <w:spacing w:after="0" w:line="240" w:lineRule="auto"/>
              <w:jc w:val="right"/>
              <w:rPr>
                <w:rFonts w:ascii="Times New Roman" w:hAnsi="Times New Roman"/>
                <w:color w:val="000000"/>
              </w:rPr>
            </w:pPr>
          </w:p>
        </w:tc>
        <w:tc>
          <w:tcPr>
            <w:tcW w:w="509" w:type="dxa"/>
            <w:tcBorders>
              <w:top w:val="nil"/>
              <w:left w:val="nil"/>
              <w:bottom w:val="nil"/>
              <w:right w:val="nil"/>
            </w:tcBorders>
            <w:shd w:val="clear" w:color="auto" w:fill="auto"/>
            <w:noWrap/>
            <w:vAlign w:val="bottom"/>
            <w:hideMark/>
          </w:tcPr>
          <w:p w14:paraId="137579E2"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214" w:type="dxa"/>
            <w:tcBorders>
              <w:top w:val="nil"/>
              <w:left w:val="nil"/>
              <w:bottom w:val="nil"/>
              <w:right w:val="nil"/>
            </w:tcBorders>
            <w:shd w:val="clear" w:color="auto" w:fill="auto"/>
            <w:noWrap/>
            <w:vAlign w:val="bottom"/>
            <w:hideMark/>
          </w:tcPr>
          <w:p w14:paraId="1CD194D1"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46" w:type="dxa"/>
            <w:tcBorders>
              <w:top w:val="nil"/>
              <w:left w:val="nil"/>
              <w:bottom w:val="nil"/>
              <w:right w:val="nil"/>
            </w:tcBorders>
            <w:shd w:val="clear" w:color="auto" w:fill="auto"/>
            <w:noWrap/>
            <w:vAlign w:val="bottom"/>
            <w:hideMark/>
          </w:tcPr>
          <w:p w14:paraId="2F46D4DE"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456" w:type="dxa"/>
            <w:tcBorders>
              <w:top w:val="nil"/>
              <w:left w:val="nil"/>
              <w:bottom w:val="nil"/>
              <w:right w:val="nil"/>
            </w:tcBorders>
            <w:shd w:val="clear" w:color="auto" w:fill="auto"/>
            <w:noWrap/>
            <w:vAlign w:val="bottom"/>
            <w:hideMark/>
          </w:tcPr>
          <w:p w14:paraId="4B61124D"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4" w:type="dxa"/>
            <w:tcBorders>
              <w:top w:val="nil"/>
              <w:left w:val="nil"/>
              <w:bottom w:val="nil"/>
              <w:right w:val="nil"/>
            </w:tcBorders>
            <w:shd w:val="clear" w:color="auto" w:fill="auto"/>
            <w:noWrap/>
            <w:vAlign w:val="bottom"/>
            <w:hideMark/>
          </w:tcPr>
          <w:p w14:paraId="66080304" w14:textId="77777777" w:rsidR="00402B09" w:rsidRPr="002E4C0A" w:rsidRDefault="00402B09" w:rsidP="00943E4E">
            <w:pPr>
              <w:spacing w:after="0" w:line="240" w:lineRule="auto"/>
              <w:rPr>
                <w:rFonts w:ascii="Times New Roman" w:eastAsia="Times New Roman" w:hAnsi="Times New Roman" w:cs="Times New Roman"/>
                <w:sz w:val="20"/>
                <w:szCs w:val="20"/>
              </w:rPr>
            </w:pPr>
          </w:p>
        </w:tc>
      </w:tr>
      <w:tr w:rsidR="00402B09" w:rsidRPr="002E4C0A" w14:paraId="336F17B7"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32A7E43F"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No HS Degree</w:t>
            </w:r>
          </w:p>
        </w:tc>
        <w:tc>
          <w:tcPr>
            <w:tcW w:w="1253" w:type="dxa"/>
            <w:tcBorders>
              <w:top w:val="nil"/>
              <w:left w:val="nil"/>
              <w:bottom w:val="nil"/>
              <w:right w:val="nil"/>
            </w:tcBorders>
            <w:shd w:val="clear" w:color="auto" w:fill="auto"/>
            <w:noWrap/>
            <w:vAlign w:val="bottom"/>
            <w:hideMark/>
          </w:tcPr>
          <w:p w14:paraId="6DEC0A0B"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4.93</w:t>
            </w:r>
          </w:p>
        </w:tc>
        <w:tc>
          <w:tcPr>
            <w:tcW w:w="547" w:type="dxa"/>
            <w:tcBorders>
              <w:top w:val="nil"/>
              <w:left w:val="nil"/>
              <w:bottom w:val="nil"/>
              <w:right w:val="nil"/>
            </w:tcBorders>
            <w:shd w:val="clear" w:color="auto" w:fill="auto"/>
            <w:noWrap/>
            <w:vAlign w:val="bottom"/>
            <w:hideMark/>
          </w:tcPr>
          <w:p w14:paraId="134A3AF0"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w:t>
            </w:r>
          </w:p>
        </w:tc>
        <w:tc>
          <w:tcPr>
            <w:tcW w:w="1131" w:type="dxa"/>
            <w:tcBorders>
              <w:top w:val="nil"/>
              <w:left w:val="nil"/>
              <w:bottom w:val="nil"/>
              <w:right w:val="nil"/>
            </w:tcBorders>
            <w:shd w:val="clear" w:color="auto" w:fill="auto"/>
            <w:noWrap/>
            <w:vAlign w:val="bottom"/>
            <w:hideMark/>
          </w:tcPr>
          <w:p w14:paraId="21C3D53E" w14:textId="77777777" w:rsidR="00402B09" w:rsidRPr="00C97826" w:rsidRDefault="00402B09" w:rsidP="00943E4E">
            <w:pPr>
              <w:spacing w:after="0" w:line="240" w:lineRule="auto"/>
              <w:jc w:val="right"/>
              <w:rPr>
                <w:rFonts w:ascii="Times New Roman" w:hAnsi="Times New Roman"/>
                <w:color w:val="000000"/>
              </w:rPr>
            </w:pPr>
          </w:p>
        </w:tc>
        <w:tc>
          <w:tcPr>
            <w:tcW w:w="509" w:type="dxa"/>
            <w:tcBorders>
              <w:top w:val="nil"/>
              <w:left w:val="nil"/>
              <w:bottom w:val="nil"/>
              <w:right w:val="nil"/>
            </w:tcBorders>
            <w:shd w:val="clear" w:color="auto" w:fill="auto"/>
            <w:noWrap/>
            <w:vAlign w:val="bottom"/>
            <w:hideMark/>
          </w:tcPr>
          <w:p w14:paraId="70D86D02"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214" w:type="dxa"/>
            <w:tcBorders>
              <w:top w:val="nil"/>
              <w:left w:val="nil"/>
              <w:bottom w:val="nil"/>
              <w:right w:val="nil"/>
            </w:tcBorders>
            <w:shd w:val="clear" w:color="auto" w:fill="auto"/>
            <w:noWrap/>
            <w:vAlign w:val="bottom"/>
            <w:hideMark/>
          </w:tcPr>
          <w:p w14:paraId="39DADC7D"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46" w:type="dxa"/>
            <w:tcBorders>
              <w:top w:val="nil"/>
              <w:left w:val="nil"/>
              <w:bottom w:val="nil"/>
              <w:right w:val="nil"/>
            </w:tcBorders>
            <w:shd w:val="clear" w:color="auto" w:fill="auto"/>
            <w:noWrap/>
            <w:vAlign w:val="bottom"/>
            <w:hideMark/>
          </w:tcPr>
          <w:p w14:paraId="1C497D81"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456" w:type="dxa"/>
            <w:tcBorders>
              <w:top w:val="nil"/>
              <w:left w:val="nil"/>
              <w:bottom w:val="nil"/>
              <w:right w:val="nil"/>
            </w:tcBorders>
            <w:shd w:val="clear" w:color="auto" w:fill="auto"/>
            <w:noWrap/>
            <w:vAlign w:val="bottom"/>
            <w:hideMark/>
          </w:tcPr>
          <w:p w14:paraId="4A608C63"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4" w:type="dxa"/>
            <w:tcBorders>
              <w:top w:val="nil"/>
              <w:left w:val="nil"/>
              <w:bottom w:val="nil"/>
              <w:right w:val="nil"/>
            </w:tcBorders>
            <w:shd w:val="clear" w:color="auto" w:fill="auto"/>
            <w:noWrap/>
            <w:vAlign w:val="bottom"/>
            <w:hideMark/>
          </w:tcPr>
          <w:p w14:paraId="74F69996" w14:textId="77777777" w:rsidR="00402B09" w:rsidRPr="002E4C0A" w:rsidRDefault="00402B09" w:rsidP="00943E4E">
            <w:pPr>
              <w:spacing w:after="0" w:line="240" w:lineRule="auto"/>
              <w:rPr>
                <w:rFonts w:ascii="Times New Roman" w:eastAsia="Times New Roman" w:hAnsi="Times New Roman" w:cs="Times New Roman"/>
                <w:sz w:val="20"/>
                <w:szCs w:val="20"/>
              </w:rPr>
            </w:pPr>
          </w:p>
        </w:tc>
      </w:tr>
      <w:tr w:rsidR="00402B09" w:rsidRPr="002E4C0A" w14:paraId="16093D9C"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47ED83A6"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Mean Income (scaled $10,000)</w:t>
            </w:r>
          </w:p>
        </w:tc>
        <w:tc>
          <w:tcPr>
            <w:tcW w:w="1253" w:type="dxa"/>
            <w:tcBorders>
              <w:top w:val="nil"/>
              <w:left w:val="nil"/>
              <w:bottom w:val="nil"/>
              <w:right w:val="nil"/>
            </w:tcBorders>
            <w:shd w:val="clear" w:color="auto" w:fill="auto"/>
            <w:noWrap/>
            <w:vAlign w:val="bottom"/>
            <w:hideMark/>
          </w:tcPr>
          <w:p w14:paraId="7DE04BAC"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1.</w:t>
            </w:r>
            <w:r w:rsidRPr="002E4C0A">
              <w:rPr>
                <w:rFonts w:ascii="Times New Roman" w:eastAsia="Times New Roman" w:hAnsi="Times New Roman" w:cs="Times New Roman"/>
                <w:color w:val="000000"/>
              </w:rPr>
              <w:t>73</w:t>
            </w:r>
          </w:p>
        </w:tc>
        <w:tc>
          <w:tcPr>
            <w:tcW w:w="547" w:type="dxa"/>
            <w:tcBorders>
              <w:top w:val="nil"/>
              <w:left w:val="nil"/>
              <w:bottom w:val="nil"/>
              <w:right w:val="nil"/>
            </w:tcBorders>
            <w:shd w:val="clear" w:color="auto" w:fill="auto"/>
            <w:noWrap/>
            <w:vAlign w:val="bottom"/>
            <w:hideMark/>
          </w:tcPr>
          <w:p w14:paraId="20C3F38E"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w:t>
            </w:r>
          </w:p>
        </w:tc>
        <w:tc>
          <w:tcPr>
            <w:tcW w:w="1131" w:type="dxa"/>
            <w:tcBorders>
              <w:top w:val="nil"/>
              <w:left w:val="nil"/>
              <w:bottom w:val="nil"/>
              <w:right w:val="nil"/>
            </w:tcBorders>
            <w:shd w:val="clear" w:color="auto" w:fill="auto"/>
            <w:noWrap/>
            <w:vAlign w:val="bottom"/>
            <w:hideMark/>
          </w:tcPr>
          <w:p w14:paraId="186361FC" w14:textId="77777777" w:rsidR="00402B09" w:rsidRPr="00C97826" w:rsidRDefault="00402B09" w:rsidP="00943E4E">
            <w:pPr>
              <w:spacing w:after="0" w:line="240" w:lineRule="auto"/>
              <w:jc w:val="right"/>
              <w:rPr>
                <w:rFonts w:ascii="Times New Roman" w:hAnsi="Times New Roman"/>
                <w:color w:val="000000"/>
              </w:rPr>
            </w:pPr>
          </w:p>
        </w:tc>
        <w:tc>
          <w:tcPr>
            <w:tcW w:w="509" w:type="dxa"/>
            <w:tcBorders>
              <w:top w:val="nil"/>
              <w:left w:val="nil"/>
              <w:bottom w:val="nil"/>
              <w:right w:val="nil"/>
            </w:tcBorders>
            <w:shd w:val="clear" w:color="auto" w:fill="auto"/>
            <w:noWrap/>
            <w:vAlign w:val="bottom"/>
            <w:hideMark/>
          </w:tcPr>
          <w:p w14:paraId="37B2BA64"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214" w:type="dxa"/>
            <w:tcBorders>
              <w:top w:val="nil"/>
              <w:left w:val="nil"/>
              <w:bottom w:val="nil"/>
              <w:right w:val="nil"/>
            </w:tcBorders>
            <w:shd w:val="clear" w:color="auto" w:fill="auto"/>
            <w:noWrap/>
            <w:vAlign w:val="bottom"/>
            <w:hideMark/>
          </w:tcPr>
          <w:p w14:paraId="5EA570DB"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46" w:type="dxa"/>
            <w:tcBorders>
              <w:top w:val="nil"/>
              <w:left w:val="nil"/>
              <w:bottom w:val="nil"/>
              <w:right w:val="nil"/>
            </w:tcBorders>
            <w:shd w:val="clear" w:color="auto" w:fill="auto"/>
            <w:noWrap/>
            <w:vAlign w:val="bottom"/>
            <w:hideMark/>
          </w:tcPr>
          <w:p w14:paraId="0BE77C4B"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456" w:type="dxa"/>
            <w:tcBorders>
              <w:top w:val="nil"/>
              <w:left w:val="nil"/>
              <w:bottom w:val="nil"/>
              <w:right w:val="nil"/>
            </w:tcBorders>
            <w:shd w:val="clear" w:color="auto" w:fill="auto"/>
            <w:noWrap/>
            <w:vAlign w:val="bottom"/>
            <w:hideMark/>
          </w:tcPr>
          <w:p w14:paraId="4A9810F4"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4" w:type="dxa"/>
            <w:tcBorders>
              <w:top w:val="nil"/>
              <w:left w:val="nil"/>
              <w:bottom w:val="nil"/>
              <w:right w:val="nil"/>
            </w:tcBorders>
            <w:shd w:val="clear" w:color="auto" w:fill="auto"/>
            <w:noWrap/>
            <w:vAlign w:val="bottom"/>
            <w:hideMark/>
          </w:tcPr>
          <w:p w14:paraId="46CF33F6" w14:textId="77777777" w:rsidR="00402B09" w:rsidRPr="002E4C0A" w:rsidRDefault="00402B09" w:rsidP="00943E4E">
            <w:pPr>
              <w:spacing w:after="0" w:line="240" w:lineRule="auto"/>
              <w:rPr>
                <w:rFonts w:ascii="Times New Roman" w:eastAsia="Times New Roman" w:hAnsi="Times New Roman" w:cs="Times New Roman"/>
                <w:sz w:val="20"/>
                <w:szCs w:val="20"/>
              </w:rPr>
            </w:pPr>
          </w:p>
        </w:tc>
      </w:tr>
      <w:tr w:rsidR="00402B09" w:rsidRPr="002E4C0A" w14:paraId="7D0E7CB1"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7B8D49F5"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Population Density (scaled 1000)</w:t>
            </w:r>
          </w:p>
        </w:tc>
        <w:tc>
          <w:tcPr>
            <w:tcW w:w="1253" w:type="dxa"/>
            <w:tcBorders>
              <w:top w:val="nil"/>
              <w:left w:val="nil"/>
              <w:bottom w:val="nil"/>
              <w:right w:val="nil"/>
            </w:tcBorders>
            <w:shd w:val="clear" w:color="auto" w:fill="auto"/>
            <w:noWrap/>
            <w:vAlign w:val="bottom"/>
            <w:hideMark/>
          </w:tcPr>
          <w:p w14:paraId="765B365C"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1.</w:t>
            </w:r>
            <w:r w:rsidRPr="002E4C0A">
              <w:rPr>
                <w:rFonts w:ascii="Times New Roman" w:eastAsia="Times New Roman" w:hAnsi="Times New Roman" w:cs="Times New Roman"/>
                <w:color w:val="000000"/>
              </w:rPr>
              <w:t>50</w:t>
            </w:r>
          </w:p>
        </w:tc>
        <w:tc>
          <w:tcPr>
            <w:tcW w:w="547" w:type="dxa"/>
            <w:tcBorders>
              <w:top w:val="nil"/>
              <w:left w:val="nil"/>
              <w:bottom w:val="nil"/>
              <w:right w:val="nil"/>
            </w:tcBorders>
            <w:shd w:val="clear" w:color="auto" w:fill="auto"/>
            <w:noWrap/>
            <w:vAlign w:val="bottom"/>
            <w:hideMark/>
          </w:tcPr>
          <w:p w14:paraId="24415917"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1</w:t>
            </w:r>
          </w:p>
        </w:tc>
        <w:tc>
          <w:tcPr>
            <w:tcW w:w="1131" w:type="dxa"/>
            <w:tcBorders>
              <w:top w:val="nil"/>
              <w:left w:val="nil"/>
              <w:bottom w:val="nil"/>
              <w:right w:val="nil"/>
            </w:tcBorders>
            <w:shd w:val="clear" w:color="auto" w:fill="auto"/>
            <w:noWrap/>
            <w:vAlign w:val="bottom"/>
            <w:hideMark/>
          </w:tcPr>
          <w:p w14:paraId="7A038FF5" w14:textId="77777777" w:rsidR="00402B09" w:rsidRPr="00C97826" w:rsidRDefault="00402B09" w:rsidP="00943E4E">
            <w:pPr>
              <w:spacing w:after="0" w:line="240" w:lineRule="auto"/>
              <w:jc w:val="right"/>
              <w:rPr>
                <w:rFonts w:ascii="Times New Roman" w:hAnsi="Times New Roman"/>
                <w:color w:val="000000"/>
              </w:rPr>
            </w:pPr>
          </w:p>
        </w:tc>
        <w:tc>
          <w:tcPr>
            <w:tcW w:w="509" w:type="dxa"/>
            <w:tcBorders>
              <w:top w:val="nil"/>
              <w:left w:val="nil"/>
              <w:bottom w:val="nil"/>
              <w:right w:val="nil"/>
            </w:tcBorders>
            <w:shd w:val="clear" w:color="auto" w:fill="auto"/>
            <w:noWrap/>
            <w:vAlign w:val="bottom"/>
            <w:hideMark/>
          </w:tcPr>
          <w:p w14:paraId="75B6AA94"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214" w:type="dxa"/>
            <w:tcBorders>
              <w:top w:val="nil"/>
              <w:left w:val="nil"/>
              <w:bottom w:val="nil"/>
              <w:right w:val="nil"/>
            </w:tcBorders>
            <w:shd w:val="clear" w:color="auto" w:fill="auto"/>
            <w:noWrap/>
            <w:vAlign w:val="bottom"/>
            <w:hideMark/>
          </w:tcPr>
          <w:p w14:paraId="7BBAE447"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46" w:type="dxa"/>
            <w:tcBorders>
              <w:top w:val="nil"/>
              <w:left w:val="nil"/>
              <w:bottom w:val="nil"/>
              <w:right w:val="nil"/>
            </w:tcBorders>
            <w:shd w:val="clear" w:color="auto" w:fill="auto"/>
            <w:noWrap/>
            <w:vAlign w:val="bottom"/>
            <w:hideMark/>
          </w:tcPr>
          <w:p w14:paraId="4BD46304"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456" w:type="dxa"/>
            <w:tcBorders>
              <w:top w:val="nil"/>
              <w:left w:val="nil"/>
              <w:bottom w:val="nil"/>
              <w:right w:val="nil"/>
            </w:tcBorders>
            <w:shd w:val="clear" w:color="auto" w:fill="auto"/>
            <w:noWrap/>
            <w:vAlign w:val="bottom"/>
            <w:hideMark/>
          </w:tcPr>
          <w:p w14:paraId="2DE76799"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4" w:type="dxa"/>
            <w:tcBorders>
              <w:top w:val="nil"/>
              <w:left w:val="nil"/>
              <w:bottom w:val="nil"/>
              <w:right w:val="nil"/>
            </w:tcBorders>
            <w:shd w:val="clear" w:color="auto" w:fill="auto"/>
            <w:noWrap/>
            <w:vAlign w:val="bottom"/>
            <w:hideMark/>
          </w:tcPr>
          <w:p w14:paraId="217E1593" w14:textId="77777777" w:rsidR="00402B09" w:rsidRPr="002E4C0A" w:rsidRDefault="00402B09" w:rsidP="00943E4E">
            <w:pPr>
              <w:spacing w:after="0" w:line="240" w:lineRule="auto"/>
              <w:rPr>
                <w:rFonts w:ascii="Times New Roman" w:eastAsia="Times New Roman" w:hAnsi="Times New Roman" w:cs="Times New Roman"/>
                <w:sz w:val="20"/>
                <w:szCs w:val="20"/>
              </w:rPr>
            </w:pPr>
          </w:p>
        </w:tc>
      </w:tr>
      <w:tr w:rsidR="00402B09" w:rsidRPr="002E4C0A" w14:paraId="3F32B5AF" w14:textId="77777777" w:rsidTr="00943E4E">
        <w:trPr>
          <w:trHeight w:val="300"/>
          <w:jc w:val="center"/>
        </w:trPr>
        <w:tc>
          <w:tcPr>
            <w:tcW w:w="3040" w:type="dxa"/>
            <w:tcBorders>
              <w:top w:val="nil"/>
              <w:left w:val="nil"/>
              <w:bottom w:val="single" w:sz="4" w:space="0" w:color="auto"/>
              <w:right w:val="nil"/>
            </w:tcBorders>
            <w:shd w:val="clear" w:color="auto" w:fill="auto"/>
            <w:noWrap/>
            <w:vAlign w:val="bottom"/>
            <w:hideMark/>
          </w:tcPr>
          <w:p w14:paraId="2FD29FC4"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State Effects</w:t>
            </w:r>
          </w:p>
        </w:tc>
        <w:tc>
          <w:tcPr>
            <w:tcW w:w="1253" w:type="dxa"/>
            <w:tcBorders>
              <w:top w:val="nil"/>
              <w:left w:val="nil"/>
              <w:bottom w:val="single" w:sz="4" w:space="0" w:color="auto"/>
              <w:right w:val="nil"/>
            </w:tcBorders>
            <w:shd w:val="clear" w:color="auto" w:fill="auto"/>
            <w:noWrap/>
            <w:vAlign w:val="bottom"/>
            <w:hideMark/>
          </w:tcPr>
          <w:p w14:paraId="3E47F9A5" w14:textId="77777777" w:rsidR="00402B09" w:rsidRPr="00C97826" w:rsidRDefault="00402B09" w:rsidP="00943E4E">
            <w:pPr>
              <w:spacing w:after="0" w:line="240" w:lineRule="auto"/>
              <w:jc w:val="right"/>
              <w:rPr>
                <w:rFonts w:ascii="Times New Roman" w:hAnsi="Times New Roman"/>
                <w:color w:val="000000"/>
              </w:rPr>
            </w:pPr>
            <w:r w:rsidRPr="00C97826">
              <w:rPr>
                <w:rFonts w:ascii="Times New Roman" w:hAnsi="Times New Roman"/>
                <w:color w:val="000000"/>
              </w:rPr>
              <w:t>1.</w:t>
            </w:r>
            <w:r w:rsidRPr="002E4C0A">
              <w:rPr>
                <w:rFonts w:ascii="Times New Roman" w:eastAsia="Times New Roman" w:hAnsi="Times New Roman" w:cs="Times New Roman"/>
                <w:color w:val="000000"/>
              </w:rPr>
              <w:t>95</w:t>
            </w:r>
          </w:p>
        </w:tc>
        <w:tc>
          <w:tcPr>
            <w:tcW w:w="547" w:type="dxa"/>
            <w:tcBorders>
              <w:top w:val="nil"/>
              <w:left w:val="nil"/>
              <w:bottom w:val="single" w:sz="4" w:space="0" w:color="auto"/>
              <w:right w:val="nil"/>
            </w:tcBorders>
            <w:shd w:val="clear" w:color="auto" w:fill="auto"/>
            <w:noWrap/>
            <w:vAlign w:val="bottom"/>
            <w:hideMark/>
          </w:tcPr>
          <w:p w14:paraId="6A4107CE" w14:textId="77777777" w:rsidR="00402B09" w:rsidRPr="00C97826" w:rsidRDefault="00402B09" w:rsidP="00943E4E">
            <w:pPr>
              <w:spacing w:after="0" w:line="240" w:lineRule="auto"/>
              <w:jc w:val="right"/>
              <w:rPr>
                <w:rFonts w:ascii="Times New Roman" w:hAnsi="Times New Roman"/>
                <w:color w:val="000000"/>
              </w:rPr>
            </w:pPr>
            <w:r w:rsidRPr="002E4C0A">
              <w:rPr>
                <w:rFonts w:ascii="Times New Roman" w:eastAsia="Times New Roman" w:hAnsi="Times New Roman" w:cs="Times New Roman"/>
                <w:color w:val="000000"/>
              </w:rPr>
              <w:t>6</w:t>
            </w:r>
          </w:p>
        </w:tc>
        <w:tc>
          <w:tcPr>
            <w:tcW w:w="1131" w:type="dxa"/>
            <w:tcBorders>
              <w:top w:val="nil"/>
              <w:left w:val="nil"/>
              <w:bottom w:val="single" w:sz="4" w:space="0" w:color="auto"/>
              <w:right w:val="nil"/>
            </w:tcBorders>
            <w:shd w:val="clear" w:color="auto" w:fill="auto"/>
            <w:noWrap/>
            <w:vAlign w:val="bottom"/>
            <w:hideMark/>
          </w:tcPr>
          <w:p w14:paraId="5BD55402"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509" w:type="dxa"/>
            <w:tcBorders>
              <w:top w:val="nil"/>
              <w:left w:val="nil"/>
              <w:bottom w:val="single" w:sz="4" w:space="0" w:color="auto"/>
              <w:right w:val="nil"/>
            </w:tcBorders>
            <w:shd w:val="clear" w:color="auto" w:fill="auto"/>
            <w:noWrap/>
            <w:vAlign w:val="bottom"/>
            <w:hideMark/>
          </w:tcPr>
          <w:p w14:paraId="2204B954"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214" w:type="dxa"/>
            <w:tcBorders>
              <w:top w:val="nil"/>
              <w:left w:val="nil"/>
              <w:bottom w:val="single" w:sz="4" w:space="0" w:color="auto"/>
              <w:right w:val="nil"/>
            </w:tcBorders>
            <w:shd w:val="clear" w:color="auto" w:fill="auto"/>
            <w:noWrap/>
            <w:vAlign w:val="bottom"/>
            <w:hideMark/>
          </w:tcPr>
          <w:p w14:paraId="2A4694DF"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546" w:type="dxa"/>
            <w:tcBorders>
              <w:top w:val="nil"/>
              <w:left w:val="nil"/>
              <w:bottom w:val="single" w:sz="4" w:space="0" w:color="auto"/>
              <w:right w:val="nil"/>
            </w:tcBorders>
            <w:shd w:val="clear" w:color="auto" w:fill="auto"/>
            <w:noWrap/>
            <w:vAlign w:val="bottom"/>
            <w:hideMark/>
          </w:tcPr>
          <w:p w14:paraId="70CA022E"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 </w:t>
            </w:r>
          </w:p>
        </w:tc>
        <w:tc>
          <w:tcPr>
            <w:tcW w:w="1456" w:type="dxa"/>
            <w:tcBorders>
              <w:top w:val="nil"/>
              <w:left w:val="nil"/>
              <w:bottom w:val="single" w:sz="4" w:space="0" w:color="auto"/>
              <w:right w:val="nil"/>
            </w:tcBorders>
            <w:shd w:val="clear" w:color="auto" w:fill="auto"/>
            <w:noWrap/>
            <w:vAlign w:val="bottom"/>
            <w:hideMark/>
          </w:tcPr>
          <w:p w14:paraId="10C29061"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 </w:t>
            </w:r>
          </w:p>
        </w:tc>
        <w:tc>
          <w:tcPr>
            <w:tcW w:w="504" w:type="dxa"/>
            <w:tcBorders>
              <w:top w:val="nil"/>
              <w:left w:val="nil"/>
              <w:bottom w:val="single" w:sz="4" w:space="0" w:color="auto"/>
              <w:right w:val="nil"/>
            </w:tcBorders>
            <w:shd w:val="clear" w:color="auto" w:fill="auto"/>
            <w:noWrap/>
            <w:vAlign w:val="bottom"/>
            <w:hideMark/>
          </w:tcPr>
          <w:p w14:paraId="1329A1D9" w14:textId="77777777" w:rsidR="00402B09" w:rsidRPr="002E4C0A" w:rsidRDefault="00402B09" w:rsidP="00943E4E">
            <w:pPr>
              <w:spacing w:after="0" w:line="240" w:lineRule="auto"/>
              <w:rPr>
                <w:rFonts w:ascii="Times New Roman" w:eastAsia="Times New Roman" w:hAnsi="Times New Roman" w:cs="Times New Roman"/>
                <w:color w:val="000000"/>
              </w:rPr>
            </w:pPr>
            <w:r w:rsidRPr="002E4C0A">
              <w:rPr>
                <w:rFonts w:ascii="Times New Roman" w:eastAsia="Times New Roman" w:hAnsi="Times New Roman" w:cs="Times New Roman"/>
                <w:color w:val="000000"/>
              </w:rPr>
              <w:t> </w:t>
            </w:r>
          </w:p>
        </w:tc>
      </w:tr>
      <w:tr w:rsidR="00402B09" w:rsidRPr="002E4C0A" w14:paraId="55161995" w14:textId="77777777" w:rsidTr="00943E4E">
        <w:trPr>
          <w:trHeight w:val="300"/>
          <w:jc w:val="center"/>
        </w:trPr>
        <w:tc>
          <w:tcPr>
            <w:tcW w:w="3040" w:type="dxa"/>
            <w:tcBorders>
              <w:top w:val="nil"/>
              <w:left w:val="nil"/>
              <w:bottom w:val="nil"/>
              <w:right w:val="nil"/>
            </w:tcBorders>
            <w:shd w:val="clear" w:color="auto" w:fill="auto"/>
            <w:noWrap/>
            <w:vAlign w:val="bottom"/>
            <w:hideMark/>
          </w:tcPr>
          <w:p w14:paraId="1770C8BA" w14:textId="77777777" w:rsidR="00402B09" w:rsidRPr="00C97826" w:rsidRDefault="00402B09" w:rsidP="00943E4E">
            <w:pPr>
              <w:spacing w:after="0" w:line="240" w:lineRule="auto"/>
              <w:rPr>
                <w:rFonts w:ascii="Times New Roman" w:hAnsi="Times New Roman"/>
                <w:color w:val="000000"/>
              </w:rPr>
            </w:pPr>
            <w:r w:rsidRPr="00C97826">
              <w:rPr>
                <w:rFonts w:ascii="Times New Roman" w:hAnsi="Times New Roman"/>
                <w:color w:val="000000"/>
              </w:rPr>
              <w:t>*p&lt;</w:t>
            </w:r>
            <w:proofErr w:type="gramStart"/>
            <w:r w:rsidRPr="00C97826">
              <w:rPr>
                <w:rFonts w:ascii="Times New Roman" w:hAnsi="Times New Roman"/>
                <w:color w:val="000000"/>
              </w:rPr>
              <w:t>0.1;*</w:t>
            </w:r>
            <w:proofErr w:type="gramEnd"/>
            <w:r w:rsidRPr="00C97826">
              <w:rPr>
                <w:rFonts w:ascii="Times New Roman" w:hAnsi="Times New Roman"/>
                <w:color w:val="000000"/>
              </w:rPr>
              <w:t>*p&lt;0.05;***p&lt;0.01</w:t>
            </w:r>
          </w:p>
        </w:tc>
        <w:tc>
          <w:tcPr>
            <w:tcW w:w="1253" w:type="dxa"/>
            <w:tcBorders>
              <w:top w:val="nil"/>
              <w:left w:val="nil"/>
              <w:bottom w:val="nil"/>
              <w:right w:val="nil"/>
            </w:tcBorders>
            <w:shd w:val="clear" w:color="auto" w:fill="auto"/>
            <w:noWrap/>
            <w:vAlign w:val="bottom"/>
            <w:hideMark/>
          </w:tcPr>
          <w:p w14:paraId="5CD14C5A" w14:textId="77777777" w:rsidR="00402B09" w:rsidRPr="00C97826" w:rsidRDefault="00402B09" w:rsidP="00943E4E">
            <w:pPr>
              <w:spacing w:after="0" w:line="240" w:lineRule="auto"/>
              <w:rPr>
                <w:rFonts w:ascii="Times New Roman" w:hAnsi="Times New Roman"/>
                <w:color w:val="000000"/>
              </w:rPr>
            </w:pPr>
          </w:p>
        </w:tc>
        <w:tc>
          <w:tcPr>
            <w:tcW w:w="547" w:type="dxa"/>
            <w:tcBorders>
              <w:top w:val="nil"/>
              <w:left w:val="nil"/>
              <w:bottom w:val="nil"/>
              <w:right w:val="nil"/>
            </w:tcBorders>
            <w:shd w:val="clear" w:color="auto" w:fill="auto"/>
            <w:noWrap/>
            <w:vAlign w:val="bottom"/>
            <w:hideMark/>
          </w:tcPr>
          <w:p w14:paraId="646B0F28"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131" w:type="dxa"/>
            <w:tcBorders>
              <w:top w:val="nil"/>
              <w:left w:val="nil"/>
              <w:bottom w:val="nil"/>
              <w:right w:val="nil"/>
            </w:tcBorders>
            <w:shd w:val="clear" w:color="auto" w:fill="auto"/>
            <w:noWrap/>
            <w:vAlign w:val="bottom"/>
            <w:hideMark/>
          </w:tcPr>
          <w:p w14:paraId="7A315209"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9" w:type="dxa"/>
            <w:tcBorders>
              <w:top w:val="nil"/>
              <w:left w:val="nil"/>
              <w:bottom w:val="nil"/>
              <w:right w:val="nil"/>
            </w:tcBorders>
            <w:shd w:val="clear" w:color="auto" w:fill="auto"/>
            <w:noWrap/>
            <w:vAlign w:val="bottom"/>
            <w:hideMark/>
          </w:tcPr>
          <w:p w14:paraId="512521AC"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214" w:type="dxa"/>
            <w:tcBorders>
              <w:top w:val="nil"/>
              <w:left w:val="nil"/>
              <w:bottom w:val="nil"/>
              <w:right w:val="nil"/>
            </w:tcBorders>
            <w:shd w:val="clear" w:color="auto" w:fill="auto"/>
            <w:noWrap/>
            <w:vAlign w:val="bottom"/>
            <w:hideMark/>
          </w:tcPr>
          <w:p w14:paraId="1889ADCF"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46" w:type="dxa"/>
            <w:tcBorders>
              <w:top w:val="nil"/>
              <w:left w:val="nil"/>
              <w:bottom w:val="nil"/>
              <w:right w:val="nil"/>
            </w:tcBorders>
            <w:shd w:val="clear" w:color="auto" w:fill="auto"/>
            <w:noWrap/>
            <w:vAlign w:val="bottom"/>
            <w:hideMark/>
          </w:tcPr>
          <w:p w14:paraId="74DDAE5F"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1456" w:type="dxa"/>
            <w:tcBorders>
              <w:top w:val="nil"/>
              <w:left w:val="nil"/>
              <w:bottom w:val="nil"/>
              <w:right w:val="nil"/>
            </w:tcBorders>
            <w:shd w:val="clear" w:color="auto" w:fill="auto"/>
            <w:noWrap/>
            <w:vAlign w:val="bottom"/>
            <w:hideMark/>
          </w:tcPr>
          <w:p w14:paraId="777759FC" w14:textId="77777777" w:rsidR="00402B09" w:rsidRPr="002E4C0A" w:rsidRDefault="00402B09" w:rsidP="00943E4E">
            <w:pPr>
              <w:spacing w:after="0" w:line="240" w:lineRule="auto"/>
              <w:rPr>
                <w:rFonts w:ascii="Times New Roman" w:eastAsia="Times New Roman" w:hAnsi="Times New Roman" w:cs="Times New Roman"/>
                <w:sz w:val="20"/>
                <w:szCs w:val="20"/>
              </w:rPr>
            </w:pPr>
          </w:p>
        </w:tc>
        <w:tc>
          <w:tcPr>
            <w:tcW w:w="504" w:type="dxa"/>
            <w:tcBorders>
              <w:top w:val="nil"/>
              <w:left w:val="nil"/>
              <w:bottom w:val="nil"/>
              <w:right w:val="nil"/>
            </w:tcBorders>
            <w:shd w:val="clear" w:color="auto" w:fill="auto"/>
            <w:noWrap/>
            <w:vAlign w:val="bottom"/>
            <w:hideMark/>
          </w:tcPr>
          <w:p w14:paraId="38C412E8" w14:textId="77777777" w:rsidR="00402B09" w:rsidRPr="002E4C0A" w:rsidRDefault="00402B09" w:rsidP="00943E4E">
            <w:pPr>
              <w:spacing w:after="0" w:line="240" w:lineRule="auto"/>
              <w:rPr>
                <w:rFonts w:ascii="Times New Roman" w:eastAsia="Times New Roman" w:hAnsi="Times New Roman" w:cs="Times New Roman"/>
                <w:sz w:val="20"/>
                <w:szCs w:val="20"/>
              </w:rPr>
            </w:pPr>
          </w:p>
        </w:tc>
      </w:tr>
    </w:tbl>
    <w:p w14:paraId="7704F976" w14:textId="2D9C5959" w:rsidR="0020538D" w:rsidRDefault="00402B09" w:rsidP="00B12FBC">
      <w:pPr>
        <w:spacing w:line="360" w:lineRule="auto"/>
        <w:jc w:val="center"/>
      </w:pPr>
      <w:r w:rsidRPr="002E4C0A">
        <w:rPr>
          <w:rFonts w:ascii="Times New Roman" w:eastAsia="Times New Roman" w:hAnsi="Times New Roman" w:cs="Times New Roman"/>
          <w:sz w:val="24"/>
          <w:szCs w:val="24"/>
        </w:rPr>
        <w:t xml:space="preserve">Table </w:t>
      </w:r>
      <w:ins w:id="270" w:author="Zoey Spitzer" w:date="2024-08-20T23:22:00Z" w16du:dateUtc="2024-08-21T03:22:00Z">
        <w:r w:rsidR="007934ED">
          <w:rPr>
            <w:rFonts w:ascii="Times New Roman" w:eastAsia="Times New Roman" w:hAnsi="Times New Roman" w:cs="Times New Roman"/>
            <w:sz w:val="24"/>
            <w:szCs w:val="24"/>
          </w:rPr>
          <w:t>3</w:t>
        </w:r>
      </w:ins>
      <w:del w:id="271" w:author="Zoey Spitzer" w:date="2024-08-20T23:22:00Z" w16du:dateUtc="2024-08-21T03:22:00Z">
        <w:r w:rsidR="00422579" w:rsidDel="007934ED">
          <w:rPr>
            <w:rFonts w:ascii="Times New Roman" w:eastAsia="Times New Roman" w:hAnsi="Times New Roman" w:cs="Times New Roman"/>
            <w:sz w:val="24"/>
            <w:szCs w:val="24"/>
          </w:rPr>
          <w:delText>2</w:delText>
        </w:r>
      </w:del>
      <w:r w:rsidRPr="002E4C0A">
        <w:rPr>
          <w:rFonts w:ascii="Times New Roman" w:eastAsia="Times New Roman" w:hAnsi="Times New Roman" w:cs="Times New Roman"/>
          <w:sz w:val="24"/>
          <w:szCs w:val="24"/>
        </w:rPr>
        <w:t>. E</w:t>
      </w:r>
      <w:ins w:id="272" w:author="Zoey Spitzer" w:date="2024-08-20T23:25:00Z" w16du:dateUtc="2024-08-21T03:25:00Z">
        <w:r w:rsidR="00E321FD">
          <w:rPr>
            <w:rFonts w:ascii="Times New Roman" w:eastAsia="Times New Roman" w:hAnsi="Times New Roman" w:cs="Times New Roman"/>
            <w:sz w:val="24"/>
            <w:szCs w:val="24"/>
          </w:rPr>
          <w:t>c</w:t>
        </w:r>
      </w:ins>
      <w:del w:id="273" w:author="Zoey Spitzer" w:date="2024-08-20T23:24:00Z" w16du:dateUtc="2024-08-21T03:24:00Z">
        <w:r w:rsidRPr="002E4C0A" w:rsidDel="0080231B">
          <w:rPr>
            <w:rFonts w:ascii="Times New Roman" w:eastAsia="Times New Roman" w:hAnsi="Times New Roman" w:cs="Times New Roman"/>
            <w:sz w:val="24"/>
            <w:szCs w:val="24"/>
          </w:rPr>
          <w:delText>c</w:delText>
        </w:r>
      </w:del>
      <w:r w:rsidRPr="002E4C0A">
        <w:rPr>
          <w:rFonts w:ascii="Times New Roman" w:eastAsia="Times New Roman" w:hAnsi="Times New Roman" w:cs="Times New Roman"/>
          <w:sz w:val="24"/>
          <w:szCs w:val="24"/>
        </w:rPr>
        <w:t>onometric Results</w:t>
      </w:r>
    </w:p>
    <w:p w14:paraId="2CAF8A42" w14:textId="6A830F90" w:rsidR="00CC69DE" w:rsidRDefault="006C5D52" w:rsidP="007E1ABC">
      <w:pPr>
        <w:jc w:val="center"/>
        <w:rPr>
          <w:rFonts w:ascii="Times New Roman" w:hAnsi="Times New Roman" w:cs="Times New Roman"/>
          <w:sz w:val="24"/>
          <w:szCs w:val="24"/>
        </w:rPr>
      </w:pPr>
      <w:r>
        <w:rPr>
          <w:noProof/>
        </w:rPr>
        <w:lastRenderedPageBreak/>
        <mc:AlternateContent>
          <mc:Choice Requires="wpg">
            <w:drawing>
              <wp:inline distT="0" distB="0" distL="0" distR="0" wp14:anchorId="6FB4DFDD" wp14:editId="40F90112">
                <wp:extent cx="4250690" cy="8242211"/>
                <wp:effectExtent l="19050" t="19050" r="16510" b="26035"/>
                <wp:docPr id="772290107" name="Group 5"/>
                <wp:cNvGraphicFramePr/>
                <a:graphic xmlns:a="http://schemas.openxmlformats.org/drawingml/2006/main">
                  <a:graphicData uri="http://schemas.microsoft.com/office/word/2010/wordprocessingGroup">
                    <wpg:wgp>
                      <wpg:cNvGrpSpPr/>
                      <wpg:grpSpPr>
                        <a:xfrm>
                          <a:off x="0" y="0"/>
                          <a:ext cx="4250690" cy="8242211"/>
                          <a:chOff x="0" y="0"/>
                          <a:chExt cx="4250690" cy="8242211"/>
                        </a:xfrm>
                      </wpg:grpSpPr>
                      <pic:pic xmlns:pic="http://schemas.openxmlformats.org/drawingml/2006/picture">
                        <pic:nvPicPr>
                          <pic:cNvPr id="1526353110" name="Picture 1" descr="A graph with numbers and points&#10;&#10;Description automatically generated"/>
                          <pic:cNvPicPr>
                            <a:picLocks noChangeAspect="1"/>
                          </pic:cNvPicPr>
                        </pic:nvPicPr>
                        <pic:blipFill rotWithShape="1">
                          <a:blip r:embed="rId18" cstate="print">
                            <a:extLst>
                              <a:ext uri="{28A0092B-C50C-407E-A947-70E740481C1C}">
                                <a14:useLocalDpi xmlns:a14="http://schemas.microsoft.com/office/drawing/2010/main" val="0"/>
                              </a:ext>
                            </a:extLst>
                          </a:blip>
                          <a:srcRect b="22334"/>
                          <a:stretch/>
                        </pic:blipFill>
                        <pic:spPr bwMode="auto">
                          <a:xfrm>
                            <a:off x="0" y="0"/>
                            <a:ext cx="4250690" cy="2043430"/>
                          </a:xfrm>
                          <a:prstGeom prst="rect">
                            <a:avLst/>
                          </a:prstGeom>
                          <a:ln w="19050">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72543866" name="Picture 2" descr="A graph with numbers and a line&#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b="22074"/>
                          <a:stretch/>
                        </pic:blipFill>
                        <pic:spPr bwMode="auto">
                          <a:xfrm>
                            <a:off x="0" y="2062716"/>
                            <a:ext cx="4250690" cy="2050415"/>
                          </a:xfrm>
                          <a:prstGeom prst="rect">
                            <a:avLst/>
                          </a:prstGeom>
                          <a:ln w="19050">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068111508" name="Picture 3" descr="A graph with numbers and a line&#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b="22185"/>
                          <a:stretch/>
                        </pic:blipFill>
                        <pic:spPr bwMode="auto">
                          <a:xfrm>
                            <a:off x="0" y="4136065"/>
                            <a:ext cx="4250690" cy="2046605"/>
                          </a:xfrm>
                          <a:prstGeom prst="rect">
                            <a:avLst/>
                          </a:prstGeom>
                          <a:ln w="19050">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994991328" name="Picture 4" descr="A graph of a graph with numbers and lines&#10;&#10;Description automatically generated with medium confidence"/>
                          <pic:cNvPicPr>
                            <a:picLocks noChangeAspect="1"/>
                          </pic:cNvPicPr>
                        </pic:nvPicPr>
                        <pic:blipFill rotWithShape="1">
                          <a:blip r:embed="rId21">
                            <a:extLst>
                              <a:ext uri="{28A0092B-C50C-407E-A947-70E740481C1C}">
                                <a14:useLocalDpi xmlns:a14="http://schemas.microsoft.com/office/drawing/2010/main" val="0"/>
                              </a:ext>
                            </a:extLst>
                          </a:blip>
                          <a:srcRect b="22236"/>
                          <a:stretch/>
                        </pic:blipFill>
                        <pic:spPr bwMode="auto">
                          <a:xfrm>
                            <a:off x="0" y="6198781"/>
                            <a:ext cx="4244975" cy="2043430"/>
                          </a:xfrm>
                          <a:prstGeom prst="rect">
                            <a:avLst/>
                          </a:prstGeom>
                          <a:ln w="19050">
                            <a:solidFill>
                              <a:schemeClr val="tx1"/>
                            </a:solidFill>
                          </a:ln>
                          <a:extLst>
                            <a:ext uri="{53640926-AAD7-44D8-BBD7-CCE9431645EC}">
                              <a14:shadowObscured xmlns:a14="http://schemas.microsoft.com/office/drawing/2010/main"/>
                            </a:ext>
                          </a:extLst>
                        </pic:spPr>
                      </pic:pic>
                    </wpg:wgp>
                  </a:graphicData>
                </a:graphic>
              </wp:inline>
            </w:drawing>
          </mc:Choice>
          <mc:Fallback>
            <w:pict>
              <v:group w14:anchorId="4E8B4726" id="Group 5" o:spid="_x0000_s1026" style="width:334.7pt;height:649pt;mso-position-horizontal-relative:char;mso-position-vertical-relative:line" coordsize="42506,82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aph with numbers and points&#10;&#10;Description automatically generated" style="position:absolute;width:42506;height:20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" stroked="t" strokecolor="black [3213]" strokeweight="1.5pt">
                  <v:imagedata r:id="rId22" o:title="A graph with numbers and points&#10;&#10;Description automatically generated" cropbottom="14637f"/>
                  <v:path arrowok="t"/>
                </v:shape>
                <v:shape id="Picture 2" o:spid="_x0000_s1028" type="#_x0000_t75" alt="A graph with numbers and a line&#10;&#10;Description automatically generated" style="position:absolute;top:20627;width:42506;height:20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" stroked="t" strokecolor="black [3213]" strokeweight="1.5pt">
                  <v:imagedata r:id="rId23" o:title="A graph with numbers and a line&#10;&#10;Description automatically generated" cropbottom="14466f"/>
                  <v:path arrowok="t"/>
                </v:shape>
                <v:shape id="Picture 3" o:spid="_x0000_s1029" type="#_x0000_t75" alt="A graph with numbers and a line&#10;&#10;Description automatically generated" style="position:absolute;top:41360;width:42506;height:20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" stroked="t" strokecolor="black [3213]" strokeweight="1.5pt">
                  <v:imagedata r:id="rId24" o:title="A graph with numbers and a line&#10;&#10;Description automatically generated" cropbottom="14539f"/>
                  <v:path arrowok="t"/>
                </v:shape>
                <v:shape id="Picture 4" o:spid="_x0000_s1030" type="#_x0000_t75" alt="A graph of a graph with numbers and lines&#10;&#10;Description automatically generated with medium confidence" style="position:absolute;top:61987;width:42449;height:20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" stroked="t" strokecolor="black [3213]" strokeweight="1.5pt">
                  <v:imagedata r:id="rId25" o:title="A graph of a graph with numbers and lines&#10;&#10;Description automatically generated with medium confidence" cropbottom="14573f"/>
                  <v:path arrowok="t"/>
                </v:shape>
                <w10:anchorlock/>
              </v:group>
            </w:pict>
          </mc:Fallback>
        </mc:AlternateContent>
      </w:r>
    </w:p>
    <w:p w14:paraId="4F231421" w14:textId="1FE8A2F8" w:rsidR="0020538D" w:rsidRPr="00CC69DE" w:rsidRDefault="0020538D" w:rsidP="007E1ABC">
      <w:pPr>
        <w:jc w:val="center"/>
        <w:rPr>
          <w:rFonts w:ascii="Times New Roman" w:hAnsi="Times New Roman" w:cs="Times New Roman"/>
          <w:sz w:val="24"/>
          <w:szCs w:val="24"/>
        </w:rPr>
      </w:pPr>
      <w:r w:rsidRPr="00CC69DE">
        <w:rPr>
          <w:rFonts w:ascii="Times New Roman" w:hAnsi="Times New Roman" w:cs="Times New Roman"/>
          <w:sz w:val="24"/>
          <w:szCs w:val="24"/>
        </w:rPr>
        <w:lastRenderedPageBreak/>
        <w:t xml:space="preserve">Figure </w:t>
      </w:r>
      <w:ins w:id="274" w:author="Zoey Spitzer" w:date="2024-08-20T23:24:00Z" w16du:dateUtc="2024-08-21T03:24:00Z">
        <w:r w:rsidR="0080231B">
          <w:rPr>
            <w:rFonts w:ascii="Times New Roman" w:hAnsi="Times New Roman" w:cs="Times New Roman"/>
            <w:sz w:val="24"/>
            <w:szCs w:val="24"/>
          </w:rPr>
          <w:t>8</w:t>
        </w:r>
      </w:ins>
      <w:del w:id="275" w:author="Zoey Spitzer" w:date="2024-08-20T23:24:00Z" w16du:dateUtc="2024-08-21T03:24:00Z">
        <w:r w:rsidR="00B24648" w:rsidDel="0080231B">
          <w:rPr>
            <w:rFonts w:ascii="Times New Roman" w:hAnsi="Times New Roman" w:cs="Times New Roman"/>
            <w:sz w:val="24"/>
            <w:szCs w:val="24"/>
          </w:rPr>
          <w:delText>7</w:delText>
        </w:r>
      </w:del>
      <w:r w:rsidRPr="00CC69DE">
        <w:rPr>
          <w:rFonts w:ascii="Times New Roman" w:hAnsi="Times New Roman" w:cs="Times New Roman"/>
          <w:sz w:val="24"/>
          <w:szCs w:val="24"/>
        </w:rPr>
        <w:t xml:space="preserve">. </w:t>
      </w:r>
      <w:r w:rsidR="00B24648">
        <w:rPr>
          <w:rFonts w:ascii="Times New Roman" w:hAnsi="Times New Roman" w:cs="Times New Roman"/>
          <w:sz w:val="24"/>
          <w:szCs w:val="24"/>
        </w:rPr>
        <w:t xml:space="preserve">Forest </w:t>
      </w:r>
      <w:commentRangeStart w:id="276"/>
      <w:r w:rsidR="00B24648">
        <w:rPr>
          <w:rFonts w:ascii="Times New Roman" w:hAnsi="Times New Roman" w:cs="Times New Roman"/>
          <w:sz w:val="24"/>
          <w:szCs w:val="24"/>
        </w:rPr>
        <w:t xml:space="preserve">Plots of </w:t>
      </w:r>
      <w:r w:rsidRPr="00CC69DE">
        <w:rPr>
          <w:rFonts w:ascii="Times New Roman" w:hAnsi="Times New Roman" w:cs="Times New Roman"/>
          <w:sz w:val="24"/>
          <w:szCs w:val="24"/>
        </w:rPr>
        <w:t xml:space="preserve">Econometric </w:t>
      </w:r>
      <w:commentRangeEnd w:id="276"/>
      <w:r w:rsidR="002673E2">
        <w:rPr>
          <w:rStyle w:val="CommentReference"/>
        </w:rPr>
        <w:commentReference w:id="276"/>
      </w:r>
      <w:r w:rsidRPr="00CC69DE">
        <w:rPr>
          <w:rFonts w:ascii="Times New Roman" w:hAnsi="Times New Roman" w:cs="Times New Roman"/>
          <w:sz w:val="24"/>
          <w:szCs w:val="24"/>
        </w:rPr>
        <w:t>Results</w:t>
      </w:r>
    </w:p>
    <w:p w14:paraId="789DB16C" w14:textId="03EEB0E5" w:rsidR="00402B09" w:rsidRPr="00150B8B" w:rsidRDefault="00EE5962" w:rsidP="00402B09">
      <w:pPr>
        <w:pStyle w:val="Heading2"/>
        <w:rPr>
          <w:rFonts w:ascii="Times New Roman" w:eastAsia="Times New Roman" w:hAnsi="Times New Roman" w:cs="Times New Roman"/>
          <w:color w:val="auto"/>
        </w:rPr>
      </w:pPr>
      <w:commentRangeStart w:id="277"/>
      <w:r>
        <w:rPr>
          <w:rFonts w:ascii="Times New Roman" w:eastAsia="Times New Roman" w:hAnsi="Times New Roman" w:cs="Times New Roman"/>
          <w:color w:val="auto"/>
        </w:rPr>
        <w:t>Discussion</w:t>
      </w:r>
      <w:commentRangeEnd w:id="277"/>
      <w:r w:rsidR="00D36F4A">
        <w:rPr>
          <w:rStyle w:val="CommentReference"/>
          <w:rFonts w:ascii="Aptos" w:eastAsia="Aptos" w:hAnsi="Aptos" w:cs="Aptos"/>
          <w:color w:val="auto"/>
        </w:rPr>
        <w:commentReference w:id="277"/>
      </w:r>
    </w:p>
    <w:p w14:paraId="54AC74DE" w14:textId="77777777" w:rsidR="00402B09" w:rsidRPr="00150B8B" w:rsidRDefault="00402B09" w:rsidP="00402B09">
      <w:pPr>
        <w:pStyle w:val="Heading3"/>
        <w:rPr>
          <w:rFonts w:ascii="Times New Roman" w:eastAsia="Times New Roman" w:hAnsi="Times New Roman" w:cs="Times New Roman"/>
          <w:color w:val="auto"/>
        </w:rPr>
      </w:pPr>
      <w:bookmarkStart w:id="278" w:name="_Toc168326739"/>
      <w:r w:rsidRPr="00150B8B">
        <w:rPr>
          <w:rFonts w:ascii="Times New Roman" w:eastAsia="Times New Roman" w:hAnsi="Times New Roman" w:cs="Times New Roman"/>
          <w:color w:val="auto"/>
        </w:rPr>
        <w:t>Motivation for Study</w:t>
      </w:r>
      <w:bookmarkEnd w:id="278"/>
    </w:p>
    <w:p w14:paraId="770C5391" w14:textId="1B64017D" w:rsidR="00402B09" w:rsidRPr="002E4C0A" w:rsidRDefault="009267ED"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00402B09">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 xml:space="preserve">explore several types of environmental burdens related to water quality, allocation and </w:t>
      </w:r>
      <w:r>
        <w:rPr>
          <w:rFonts w:ascii="Times New Roman" w:eastAsia="Times New Roman" w:hAnsi="Times New Roman" w:cs="Times New Roman"/>
          <w:sz w:val="24"/>
          <w:szCs w:val="24"/>
        </w:rPr>
        <w:t>infrastructure</w:t>
      </w:r>
      <w:r w:rsidRPr="002E4C0A">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 xml:space="preserve">to further identify whether certain groups in the </w:t>
      </w:r>
      <w:r w:rsidR="00402B09">
        <w:rPr>
          <w:rFonts w:ascii="Times New Roman" w:eastAsia="Times New Roman" w:hAnsi="Times New Roman" w:cs="Times New Roman"/>
          <w:sz w:val="24"/>
          <w:szCs w:val="24"/>
        </w:rPr>
        <w:t>ARCRW</w:t>
      </w:r>
      <w:r w:rsidR="00402B09" w:rsidRPr="002E4C0A">
        <w:rPr>
          <w:rFonts w:ascii="Times New Roman" w:eastAsia="Times New Roman" w:hAnsi="Times New Roman" w:cs="Times New Roman"/>
          <w:sz w:val="24"/>
          <w:szCs w:val="24"/>
        </w:rPr>
        <w:t xml:space="preserve"> are disproportionately exposed. These burdens include air pollution, leaky USTs, lack of green </w:t>
      </w:r>
      <w:r w:rsidR="00621711">
        <w:rPr>
          <w:rFonts w:ascii="Times New Roman" w:eastAsia="Times New Roman" w:hAnsi="Times New Roman" w:cs="Times New Roman"/>
          <w:sz w:val="24"/>
          <w:szCs w:val="24"/>
        </w:rPr>
        <w:t>space</w:t>
      </w:r>
      <w:r w:rsidR="00402B09" w:rsidRPr="002E4C0A">
        <w:rPr>
          <w:rFonts w:ascii="Times New Roman" w:eastAsia="Times New Roman" w:hAnsi="Times New Roman" w:cs="Times New Roman"/>
          <w:sz w:val="24"/>
          <w:szCs w:val="24"/>
        </w:rPr>
        <w:t xml:space="preserve"> and households with incomplete plumbing. Environmental burdens around the world have disproportional effects on racial and ethnic minorities, as well as on low-income and less educated individuals (</w:t>
      </w:r>
      <w:proofErr w:type="spellStart"/>
      <w:r w:rsidR="00402B09" w:rsidRPr="002E4C0A">
        <w:rPr>
          <w:rFonts w:ascii="Times New Roman" w:eastAsia="Times New Roman" w:hAnsi="Times New Roman" w:cs="Times New Roman"/>
          <w:sz w:val="24"/>
          <w:szCs w:val="24"/>
        </w:rPr>
        <w:t>Kodros</w:t>
      </w:r>
      <w:proofErr w:type="spellEnd"/>
      <w:r w:rsidR="00402B09" w:rsidRPr="002E4C0A">
        <w:rPr>
          <w:rFonts w:ascii="Times New Roman" w:eastAsia="Times New Roman" w:hAnsi="Times New Roman" w:cs="Times New Roman"/>
          <w:sz w:val="24"/>
          <w:szCs w:val="24"/>
        </w:rPr>
        <w:t xml:space="preserve"> et. al., 2022; Kathuria and Khan, 2007; Jorgenson et. al., 2020; Dell et. al., 2009; Bell and Ebisu, 2012). </w:t>
      </w:r>
      <w:r w:rsidR="00B55259">
        <w:rPr>
          <w:rFonts w:ascii="Times New Roman" w:eastAsia="Times New Roman" w:hAnsi="Times New Roman" w:cs="Times New Roman"/>
          <w:sz w:val="24"/>
          <w:szCs w:val="24"/>
        </w:rPr>
        <w:t xml:space="preserve">Moreover, environmental burdens </w:t>
      </w:r>
      <w:r w:rsidR="00402B09" w:rsidRPr="002E4C0A">
        <w:rPr>
          <w:rFonts w:ascii="Times New Roman" w:eastAsia="Times New Roman" w:hAnsi="Times New Roman" w:cs="Times New Roman"/>
          <w:sz w:val="24"/>
          <w:szCs w:val="24"/>
        </w:rPr>
        <w:t xml:space="preserve">lead to adverse health outcomes (Oyedele and Tella, 2023; Oliveira et. al., 2023; Johar et. al., 2022; González et. al., 2021; Jorgenson et. al., 2020; Spotswood et. al., 2021; Dell et. al., 2009). Understanding whether there </w:t>
      </w:r>
      <w:proofErr w:type="gramStart"/>
      <w:r w:rsidR="00402B09" w:rsidRPr="002E4C0A">
        <w:rPr>
          <w:rFonts w:ascii="Times New Roman" w:eastAsia="Times New Roman" w:hAnsi="Times New Roman" w:cs="Times New Roman"/>
          <w:sz w:val="24"/>
          <w:szCs w:val="24"/>
        </w:rPr>
        <w:t>are</w:t>
      </w:r>
      <w:proofErr w:type="gramEnd"/>
      <w:r w:rsidR="00402B09" w:rsidRPr="002E4C0A">
        <w:rPr>
          <w:rFonts w:ascii="Times New Roman" w:eastAsia="Times New Roman" w:hAnsi="Times New Roman" w:cs="Times New Roman"/>
          <w:sz w:val="24"/>
          <w:szCs w:val="24"/>
        </w:rPr>
        <w:t xml:space="preserve"> disproportional </w:t>
      </w:r>
      <w:r w:rsidR="000E1902">
        <w:rPr>
          <w:rFonts w:ascii="Times New Roman" w:eastAsia="Times New Roman" w:hAnsi="Times New Roman" w:cs="Times New Roman"/>
          <w:sz w:val="24"/>
          <w:szCs w:val="24"/>
        </w:rPr>
        <w:t>exposure to environmental burdens</w:t>
      </w:r>
      <w:r w:rsidR="00402B09" w:rsidRPr="002E4C0A">
        <w:rPr>
          <w:rFonts w:ascii="Times New Roman" w:eastAsia="Times New Roman" w:hAnsi="Times New Roman" w:cs="Times New Roman"/>
          <w:sz w:val="24"/>
          <w:szCs w:val="24"/>
        </w:rPr>
        <w:t xml:space="preserve"> in the </w:t>
      </w:r>
      <w:r w:rsidR="00402B09">
        <w:rPr>
          <w:rFonts w:ascii="Times New Roman" w:eastAsia="Times New Roman" w:hAnsi="Times New Roman" w:cs="Times New Roman"/>
          <w:sz w:val="24"/>
          <w:szCs w:val="24"/>
        </w:rPr>
        <w:t>ARCRW</w:t>
      </w:r>
      <w:r w:rsidR="00402B09" w:rsidRPr="002E4C0A">
        <w:rPr>
          <w:rFonts w:ascii="Times New Roman" w:eastAsia="Times New Roman" w:hAnsi="Times New Roman" w:cs="Times New Roman"/>
          <w:sz w:val="24"/>
          <w:szCs w:val="24"/>
        </w:rPr>
        <w:t xml:space="preserve"> can help inform policy decisions ensuring equitable protection while improving the quality and quantity of the Colorado River water supply. </w:t>
      </w:r>
    </w:p>
    <w:p w14:paraId="2EEEE999" w14:textId="77777777" w:rsidR="00402B09" w:rsidRPr="00C0042C" w:rsidRDefault="00402B09" w:rsidP="00402B09">
      <w:pPr>
        <w:pStyle w:val="Heading3"/>
        <w:rPr>
          <w:rFonts w:ascii="Times New Roman" w:eastAsia="Times New Roman" w:hAnsi="Times New Roman" w:cs="Times New Roman"/>
          <w:color w:val="auto"/>
        </w:rPr>
      </w:pPr>
      <w:r w:rsidRPr="00C508B3">
        <w:rPr>
          <w:rFonts w:ascii="Times New Roman" w:eastAsia="Times New Roman" w:hAnsi="Times New Roman" w:cs="Times New Roman"/>
          <w:color w:val="auto"/>
        </w:rPr>
        <w:t xml:space="preserve">Race, Income, and Education Relationships with Environmental Burdens in the </w:t>
      </w:r>
      <w:r>
        <w:rPr>
          <w:rFonts w:ascii="Times New Roman" w:eastAsia="Times New Roman" w:hAnsi="Times New Roman" w:cs="Times New Roman"/>
          <w:color w:val="auto"/>
        </w:rPr>
        <w:t>ARCRW</w:t>
      </w:r>
    </w:p>
    <w:p w14:paraId="1E84593E" w14:textId="10F6127F"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The econometric models utilize four different environmental burdens as the dependent variable: air pollution prevalence, leaky USTs, lack of </w:t>
      </w:r>
      <w:r w:rsidR="00DF2B2B">
        <w:rPr>
          <w:rFonts w:ascii="Times New Roman" w:eastAsia="Times New Roman" w:hAnsi="Times New Roman" w:cs="Times New Roman"/>
          <w:sz w:val="24"/>
          <w:szCs w:val="24"/>
        </w:rPr>
        <w:t>green space</w:t>
      </w:r>
      <w:r w:rsidRPr="002E4C0A">
        <w:rPr>
          <w:rFonts w:ascii="Times New Roman" w:eastAsia="Times New Roman" w:hAnsi="Times New Roman" w:cs="Times New Roman"/>
          <w:sz w:val="24"/>
          <w:szCs w:val="24"/>
        </w:rPr>
        <w:t xml:space="preserve"> and households with incomplete plumbing. Race, ethnicity, income, education, and population density are included as explanatory variables. A cross-sectional data set is analyzed in four separate OLS models, each with the same explanatory variables but different environmental burdens as the dependent variable. The models are run with robust standard errors. </w:t>
      </w:r>
    </w:p>
    <w:p w14:paraId="56605E03" w14:textId="52793E0C"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The percentage of those who identify as Hispanic, regardless of race, in a census tract shows positive relationships with air pollution and impervious surface or cropland, and negative relationships with leaky UST’s and percentage of households with incomplete plumbing. American Indians and low educated populations are the most likely to live in areas with more households with incomplete plumbing while Black population size is positively correlated with each of the other environmental burdens. Those with higher income tend to live in places with more access to </w:t>
      </w:r>
      <w:r w:rsidR="00DF2B2B">
        <w:rPr>
          <w:rFonts w:ascii="Times New Roman" w:eastAsia="Times New Roman" w:hAnsi="Times New Roman" w:cs="Times New Roman"/>
          <w:sz w:val="24"/>
          <w:szCs w:val="24"/>
        </w:rPr>
        <w:t>green space</w:t>
      </w:r>
      <w:r w:rsidRPr="002E4C0A">
        <w:rPr>
          <w:rFonts w:ascii="Times New Roman" w:eastAsia="Times New Roman" w:hAnsi="Times New Roman" w:cs="Times New Roman"/>
          <w:sz w:val="24"/>
          <w:szCs w:val="24"/>
        </w:rPr>
        <w:t xml:space="preserve">, less households with incomplete plumbing, less USTs, and higher air </w:t>
      </w:r>
      <w:r w:rsidRPr="002E4C0A">
        <w:rPr>
          <w:rFonts w:ascii="Times New Roman" w:eastAsia="Times New Roman" w:hAnsi="Times New Roman" w:cs="Times New Roman"/>
          <w:sz w:val="24"/>
          <w:szCs w:val="24"/>
        </w:rPr>
        <w:lastRenderedPageBreak/>
        <w:t xml:space="preserve">pollution. To check for linear dependencies between explanatory variables, a VIF is calculated for each variable in the models. For all the parameters, the variance is not inflated enough to cause concern for collinearity. </w:t>
      </w:r>
    </w:p>
    <w:p w14:paraId="4A0385A9" w14:textId="77777777" w:rsidR="00402B09" w:rsidRPr="00C03704" w:rsidRDefault="00402B09" w:rsidP="00402B09">
      <w:pPr>
        <w:pStyle w:val="Heading3"/>
        <w:rPr>
          <w:rFonts w:ascii="Times New Roman" w:eastAsia="Times New Roman" w:hAnsi="Times New Roman" w:cs="Times New Roman"/>
          <w:color w:val="auto"/>
        </w:rPr>
      </w:pPr>
      <w:bookmarkStart w:id="279" w:name="_Toc168326743"/>
      <w:r w:rsidRPr="00C03704">
        <w:rPr>
          <w:rFonts w:ascii="Times New Roman" w:eastAsia="Times New Roman" w:hAnsi="Times New Roman" w:cs="Times New Roman"/>
          <w:color w:val="auto"/>
        </w:rPr>
        <w:t>Policy Implications</w:t>
      </w:r>
      <w:bookmarkEnd w:id="279"/>
      <w:r>
        <w:rPr>
          <w:rFonts w:ascii="Times New Roman" w:eastAsia="Times New Roman" w:hAnsi="Times New Roman" w:cs="Times New Roman"/>
          <w:color w:val="auto"/>
        </w:rPr>
        <w:t xml:space="preserve"> </w:t>
      </w:r>
      <w:r w:rsidRPr="00C03704">
        <w:rPr>
          <w:rFonts w:ascii="Times New Roman" w:eastAsia="Times New Roman" w:hAnsi="Times New Roman" w:cs="Times New Roman"/>
          <w:color w:val="auto"/>
        </w:rPr>
        <w:t>for Vulnerable Communities</w:t>
      </w:r>
    </w:p>
    <w:p w14:paraId="042B85CE" w14:textId="6699D061" w:rsidR="00402B09" w:rsidRPr="002E4C0A" w:rsidRDefault="00EE0392"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While decisions have been made to mitigate pollution (i.e. the Clean Air and Clean Water Acts in 1970 and 1972), allocate ample amounts of water (i.e. through projects like the Central Arizona Project), and improve household plumbing, environmental burdens persist in the </w:t>
      </w:r>
      <w:r>
        <w:rPr>
          <w:rFonts w:ascii="Times New Roman" w:eastAsia="Times New Roman" w:hAnsi="Times New Roman" w:cs="Times New Roman"/>
          <w:sz w:val="24"/>
          <w:szCs w:val="24"/>
        </w:rPr>
        <w:t>ARCRW</w:t>
      </w:r>
      <w:r w:rsidRPr="002E4C0A">
        <w:rPr>
          <w:rFonts w:ascii="Times New Roman" w:eastAsia="Times New Roman" w:hAnsi="Times New Roman" w:cs="Times New Roman"/>
          <w:sz w:val="24"/>
          <w:szCs w:val="24"/>
        </w:rPr>
        <w:t xml:space="preserve"> (</w:t>
      </w:r>
      <w:r w:rsidRPr="00F716FC">
        <w:rPr>
          <w:rFonts w:ascii="Times New Roman" w:eastAsia="Times New Roman" w:hAnsi="Times New Roman" w:cs="Times New Roman"/>
          <w:sz w:val="24"/>
          <w:szCs w:val="24"/>
        </w:rPr>
        <w:t>U.S. Executive Office of the President Council on Environmental Quality</w:t>
      </w:r>
      <w:r>
        <w:rPr>
          <w:rFonts w:ascii="Times New Roman" w:eastAsia="Times New Roman" w:hAnsi="Times New Roman" w:cs="Times New Roman"/>
          <w:sz w:val="24"/>
          <w:szCs w:val="24"/>
        </w:rPr>
        <w:t>, 2022</w:t>
      </w:r>
      <w:r w:rsidRPr="002E4C0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 xml:space="preserve">Understanding which groups are likely vulnerable to the four environmental burdens examined can help inform policy regarding where to target water allocations, </w:t>
      </w:r>
      <w:r w:rsidR="009267ED">
        <w:rPr>
          <w:rFonts w:ascii="Times New Roman" w:eastAsia="Times New Roman" w:hAnsi="Times New Roman" w:cs="Times New Roman"/>
          <w:sz w:val="24"/>
          <w:szCs w:val="24"/>
        </w:rPr>
        <w:t>water pollution</w:t>
      </w:r>
      <w:r w:rsidR="00402B09" w:rsidRPr="002E4C0A">
        <w:rPr>
          <w:rFonts w:ascii="Times New Roman" w:eastAsia="Times New Roman" w:hAnsi="Times New Roman" w:cs="Times New Roman"/>
          <w:sz w:val="24"/>
          <w:szCs w:val="24"/>
        </w:rPr>
        <w:t xml:space="preserve"> mitigation strategies, and investments in household infrastructure. </w:t>
      </w:r>
      <w:r w:rsidR="00B73BAF">
        <w:rPr>
          <w:rFonts w:ascii="Times New Roman" w:eastAsia="Times New Roman" w:hAnsi="Times New Roman" w:cs="Times New Roman"/>
          <w:sz w:val="24"/>
          <w:szCs w:val="24"/>
        </w:rPr>
        <w:t>Our</w:t>
      </w:r>
      <w:r w:rsidR="00B73BAF" w:rsidRPr="002E4C0A">
        <w:rPr>
          <w:rFonts w:ascii="Times New Roman" w:eastAsia="Times New Roman" w:hAnsi="Times New Roman" w:cs="Times New Roman"/>
          <w:sz w:val="24"/>
          <w:szCs w:val="24"/>
        </w:rPr>
        <w:t xml:space="preserve"> </w:t>
      </w:r>
      <w:r w:rsidR="00402B09" w:rsidRPr="002E4C0A">
        <w:rPr>
          <w:rFonts w:ascii="Times New Roman" w:eastAsia="Times New Roman" w:hAnsi="Times New Roman" w:cs="Times New Roman"/>
          <w:sz w:val="24"/>
          <w:szCs w:val="24"/>
        </w:rPr>
        <w:t xml:space="preserve">findings present evidence of positive correlations between minority, less educated and low-income communities and environmental burdens. Much of the literature finds similar results regarding relationships between environmental burdens and race, ethnicity, income, and education. These findings suggest environmental injustice surrounding water users in the </w:t>
      </w:r>
      <w:r w:rsidR="00402B09">
        <w:rPr>
          <w:rFonts w:ascii="Times New Roman" w:eastAsia="Times New Roman" w:hAnsi="Times New Roman" w:cs="Times New Roman"/>
          <w:sz w:val="24"/>
          <w:szCs w:val="24"/>
        </w:rPr>
        <w:t>ARCRW</w:t>
      </w:r>
      <w:r w:rsidR="00402B09" w:rsidRPr="002E4C0A">
        <w:rPr>
          <w:rFonts w:ascii="Times New Roman" w:eastAsia="Times New Roman" w:hAnsi="Times New Roman" w:cs="Times New Roman"/>
          <w:sz w:val="24"/>
          <w:szCs w:val="24"/>
        </w:rPr>
        <w:t xml:space="preserve"> is present. </w:t>
      </w:r>
    </w:p>
    <w:p w14:paraId="14B8E869" w14:textId="55FA0A8B"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Air pollution directly negatively impacts human and environmental health, and adversely affects water quality. Findings for air pollution prevalence suggest this burden is pervasive among all groups, regardless of race, ethnicity, income, or education level, excluding American Indian populations who are found negatively correlated with air pollution.</w:t>
      </w:r>
      <w:r w:rsidR="00B73BAF">
        <w:rPr>
          <w:rFonts w:ascii="Times New Roman" w:eastAsia="Times New Roman" w:hAnsi="Times New Roman" w:cs="Times New Roman"/>
          <w:sz w:val="24"/>
          <w:szCs w:val="24"/>
        </w:rPr>
        <w:t xml:space="preserve"> </w:t>
      </w:r>
      <w:r w:rsidRPr="002E4C0A">
        <w:rPr>
          <w:rFonts w:ascii="Times New Roman" w:eastAsia="Times New Roman" w:hAnsi="Times New Roman" w:cs="Times New Roman"/>
          <w:sz w:val="24"/>
          <w:szCs w:val="24"/>
        </w:rPr>
        <w:t xml:space="preserve">Higher leaky UST densities are more likely to impact Black and less educated populations. These results highlight the need for further policy focus on mitigating contaminants from point sources. </w:t>
      </w:r>
    </w:p>
    <w:p w14:paraId="14B8BCF1" w14:textId="74735B32"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Water allocations do not just pertain to satisfying base level agricultural and municipal demand. Policy makers also decide how to allocate Colorado River water towards maintaining natural habitat, by ensuring sufficient flow levels, and investing in green landscapes, such as planting trees or building parks in cities, which require enough water to do so. Some cities, like Los Angeles, have programs that incentivize tree planting. One drawback to this beautification effect trees have on cities is that these programs lead to increases in home values, potentially leading to gentrification, like the scenario seen in New York City’s Million Trees Program (Li,</w:t>
      </w:r>
      <w:r>
        <w:rPr>
          <w:rFonts w:ascii="Times New Roman" w:eastAsia="Times New Roman" w:hAnsi="Times New Roman" w:cs="Times New Roman"/>
          <w:sz w:val="24"/>
          <w:szCs w:val="24"/>
        </w:rPr>
        <w:t xml:space="preserve"> 2022</w:t>
      </w:r>
      <w:r w:rsidRPr="002E4C0A">
        <w:rPr>
          <w:rFonts w:ascii="Times New Roman" w:eastAsia="Times New Roman" w:hAnsi="Times New Roman" w:cs="Times New Roman"/>
          <w:sz w:val="24"/>
          <w:szCs w:val="24"/>
        </w:rPr>
        <w:t xml:space="preserve">). Finding ways to maintain </w:t>
      </w:r>
      <w:r w:rsidR="00DF2B2B">
        <w:rPr>
          <w:rFonts w:ascii="Times New Roman" w:eastAsia="Times New Roman" w:hAnsi="Times New Roman" w:cs="Times New Roman"/>
          <w:sz w:val="24"/>
          <w:szCs w:val="24"/>
        </w:rPr>
        <w:t>green spaces</w:t>
      </w:r>
      <w:r w:rsidRPr="002E4C0A">
        <w:rPr>
          <w:rFonts w:ascii="Times New Roman" w:eastAsia="Times New Roman" w:hAnsi="Times New Roman" w:cs="Times New Roman"/>
          <w:sz w:val="24"/>
          <w:szCs w:val="24"/>
        </w:rPr>
        <w:t xml:space="preserve"> while avoiding gentrification impacts can be useful for creating equitable policy regarding water allocations in the </w:t>
      </w:r>
      <w:r>
        <w:rPr>
          <w:rFonts w:ascii="Times New Roman" w:eastAsia="Times New Roman" w:hAnsi="Times New Roman" w:cs="Times New Roman"/>
          <w:sz w:val="24"/>
          <w:szCs w:val="24"/>
        </w:rPr>
        <w:t>ARCRW</w:t>
      </w:r>
      <w:r w:rsidRPr="002E4C0A">
        <w:rPr>
          <w:rFonts w:ascii="Times New Roman" w:eastAsia="Times New Roman" w:hAnsi="Times New Roman" w:cs="Times New Roman"/>
          <w:sz w:val="24"/>
          <w:szCs w:val="24"/>
        </w:rPr>
        <w:t>.</w:t>
      </w:r>
    </w:p>
    <w:p w14:paraId="0E353741" w14:textId="77777777"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lastRenderedPageBreak/>
        <w:t xml:space="preserve">Households with incomplete plumbing exist within the </w:t>
      </w:r>
      <w:r>
        <w:rPr>
          <w:rFonts w:ascii="Times New Roman" w:eastAsia="Times New Roman" w:hAnsi="Times New Roman" w:cs="Times New Roman"/>
          <w:sz w:val="24"/>
          <w:szCs w:val="24"/>
        </w:rPr>
        <w:t>ARCRW</w:t>
      </w:r>
      <w:r w:rsidRPr="002E4C0A">
        <w:rPr>
          <w:rFonts w:ascii="Times New Roman" w:eastAsia="Times New Roman" w:hAnsi="Times New Roman" w:cs="Times New Roman"/>
          <w:sz w:val="24"/>
          <w:szCs w:val="24"/>
        </w:rPr>
        <w:t xml:space="preserve"> boundaries, inhibiting those residing in such households from utilizing access to their full water right. This problem seems most likely experienced by American Indian populations. Aiming household water infrastructure investments towards Reservations could help lessen the burden in the </w:t>
      </w:r>
      <w:r>
        <w:rPr>
          <w:rFonts w:ascii="Times New Roman" w:eastAsia="Times New Roman" w:hAnsi="Times New Roman" w:cs="Times New Roman"/>
          <w:sz w:val="24"/>
          <w:szCs w:val="24"/>
        </w:rPr>
        <w:t>ARCRW</w:t>
      </w:r>
      <w:r w:rsidRPr="002E4C0A">
        <w:rPr>
          <w:rFonts w:ascii="Times New Roman" w:eastAsia="Times New Roman" w:hAnsi="Times New Roman" w:cs="Times New Roman"/>
          <w:sz w:val="24"/>
          <w:szCs w:val="24"/>
        </w:rPr>
        <w:t>.</w:t>
      </w:r>
    </w:p>
    <w:p w14:paraId="2A9579F4" w14:textId="087E922A" w:rsidR="00402B09" w:rsidRDefault="00C9471C"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find that r</w:t>
      </w:r>
      <w:r w:rsidR="00402B09" w:rsidRPr="002E4C0A">
        <w:rPr>
          <w:rFonts w:ascii="Times New Roman" w:eastAsia="Times New Roman" w:hAnsi="Times New Roman" w:cs="Times New Roman"/>
          <w:sz w:val="24"/>
          <w:szCs w:val="24"/>
        </w:rPr>
        <w:t xml:space="preserve">elationships between racial and ethnic minorities as well as low income and less educated populations and environmental burdens corroborate the need for increased DEI in water dialogue, as discussed in Williams et. al. (2023). The more representation that takes part in water policy decisions, the broader perspectives there are to find an optimal solution for water quality and quantity issues in the </w:t>
      </w:r>
      <w:r w:rsidR="00402B09">
        <w:rPr>
          <w:rFonts w:ascii="Times New Roman" w:eastAsia="Times New Roman" w:hAnsi="Times New Roman" w:cs="Times New Roman"/>
          <w:sz w:val="24"/>
          <w:szCs w:val="24"/>
        </w:rPr>
        <w:t>ARCRW</w:t>
      </w:r>
      <w:r w:rsidR="00402B09" w:rsidRPr="002E4C0A">
        <w:rPr>
          <w:rFonts w:ascii="Times New Roman" w:eastAsia="Times New Roman" w:hAnsi="Times New Roman" w:cs="Times New Roman"/>
          <w:sz w:val="24"/>
          <w:szCs w:val="24"/>
        </w:rPr>
        <w:t xml:space="preserve"> while ensuring the well-being of all water users regardless of race, ethnicity, income, or education level. </w:t>
      </w:r>
    </w:p>
    <w:p w14:paraId="4374481A" w14:textId="77777777" w:rsidR="00402B09" w:rsidRPr="00C03704" w:rsidRDefault="00402B09" w:rsidP="00402B09">
      <w:pPr>
        <w:pStyle w:val="Heading3"/>
        <w:rPr>
          <w:rFonts w:ascii="Times New Roman" w:eastAsia="Times New Roman" w:hAnsi="Times New Roman" w:cs="Times New Roman"/>
          <w:color w:val="auto"/>
        </w:rPr>
      </w:pPr>
      <w:bookmarkStart w:id="280" w:name="_Toc168326746"/>
      <w:r w:rsidRPr="00C03704">
        <w:rPr>
          <w:rFonts w:ascii="Times New Roman" w:eastAsia="Times New Roman" w:hAnsi="Times New Roman" w:cs="Times New Roman"/>
          <w:color w:val="auto"/>
        </w:rPr>
        <w:t>Future Research Directions</w:t>
      </w:r>
      <w:bookmarkEnd w:id="280"/>
    </w:p>
    <w:p w14:paraId="5EFEEBB4" w14:textId="7ABA189D" w:rsidR="00402B09"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There is much room for future research to improve upon the analyses regarding </w:t>
      </w:r>
      <w:r>
        <w:rPr>
          <w:rFonts w:ascii="Times New Roman" w:eastAsia="Times New Roman" w:hAnsi="Times New Roman" w:cs="Times New Roman"/>
          <w:sz w:val="24"/>
          <w:szCs w:val="24"/>
        </w:rPr>
        <w:t xml:space="preserve">water and </w:t>
      </w:r>
      <w:r w:rsidRPr="002E4C0A">
        <w:rPr>
          <w:rFonts w:ascii="Times New Roman" w:eastAsia="Times New Roman" w:hAnsi="Times New Roman" w:cs="Times New Roman"/>
          <w:sz w:val="24"/>
          <w:szCs w:val="24"/>
        </w:rPr>
        <w:t xml:space="preserve">environmental burdens. </w:t>
      </w:r>
      <w:r>
        <w:rPr>
          <w:rFonts w:ascii="Times New Roman" w:eastAsia="Times New Roman" w:hAnsi="Times New Roman" w:cs="Times New Roman"/>
          <w:sz w:val="24"/>
          <w:szCs w:val="24"/>
        </w:rPr>
        <w:t>M</w:t>
      </w:r>
      <w:r w:rsidRPr="002E4C0A">
        <w:rPr>
          <w:rFonts w:ascii="Times New Roman" w:eastAsia="Times New Roman" w:hAnsi="Times New Roman" w:cs="Times New Roman"/>
          <w:sz w:val="24"/>
          <w:szCs w:val="24"/>
        </w:rPr>
        <w:t>uch of the data has only recently become attainable through technological advancements.</w:t>
      </w:r>
      <w:r>
        <w:rPr>
          <w:rFonts w:ascii="Times New Roman" w:eastAsia="Times New Roman" w:hAnsi="Times New Roman" w:cs="Times New Roman"/>
          <w:sz w:val="24"/>
          <w:szCs w:val="24"/>
        </w:rPr>
        <w:t xml:space="preserve"> </w:t>
      </w:r>
      <w:r w:rsidRPr="002E4C0A">
        <w:rPr>
          <w:rFonts w:ascii="Times New Roman" w:eastAsia="Times New Roman" w:hAnsi="Times New Roman" w:cs="Times New Roman"/>
          <w:sz w:val="24"/>
          <w:szCs w:val="24"/>
        </w:rPr>
        <w:t xml:space="preserve">As more remote sensing data collection and analysis tools are developed, </w:t>
      </w:r>
      <w:r>
        <w:rPr>
          <w:rFonts w:ascii="Times New Roman" w:eastAsia="Times New Roman" w:hAnsi="Times New Roman" w:cs="Times New Roman"/>
          <w:sz w:val="24"/>
          <w:szCs w:val="24"/>
        </w:rPr>
        <w:t>o</w:t>
      </w:r>
      <w:r w:rsidRPr="002E4C0A">
        <w:rPr>
          <w:rFonts w:ascii="Times New Roman" w:eastAsia="Times New Roman" w:hAnsi="Times New Roman" w:cs="Times New Roman"/>
          <w:sz w:val="24"/>
          <w:szCs w:val="24"/>
        </w:rPr>
        <w:t>ne can also explore the relationships with environmental burdens and demographics over time with panel data</w:t>
      </w:r>
      <w:r>
        <w:rPr>
          <w:rFonts w:ascii="Times New Roman" w:eastAsia="Times New Roman" w:hAnsi="Times New Roman" w:cs="Times New Roman"/>
          <w:sz w:val="24"/>
          <w:szCs w:val="24"/>
        </w:rPr>
        <w:t>.</w:t>
      </w:r>
    </w:p>
    <w:p w14:paraId="74A5458F" w14:textId="77777777"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Modeling further the relationships between the environmental burdens and Hispanic populations split between White and non-White races can be useful in disentangling potentially opposing correlations. It would be interesting to know whether race alone </w:t>
      </w:r>
      <w:proofErr w:type="gramStart"/>
      <w:r w:rsidRPr="002E4C0A">
        <w:rPr>
          <w:rFonts w:ascii="Times New Roman" w:eastAsia="Times New Roman" w:hAnsi="Times New Roman" w:cs="Times New Roman"/>
          <w:sz w:val="24"/>
          <w:szCs w:val="24"/>
        </w:rPr>
        <w:t>is a larger driver</w:t>
      </w:r>
      <w:proofErr w:type="gramEnd"/>
      <w:r w:rsidRPr="002E4C0A">
        <w:rPr>
          <w:rFonts w:ascii="Times New Roman" w:eastAsia="Times New Roman" w:hAnsi="Times New Roman" w:cs="Times New Roman"/>
          <w:sz w:val="24"/>
          <w:szCs w:val="24"/>
        </w:rPr>
        <w:t xml:space="preserve"> for determining whether a particular group is disproportionately exposed to an environmental burden. </w:t>
      </w:r>
    </w:p>
    <w:p w14:paraId="036A71BE" w14:textId="77777777"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t xml:space="preserve">Many census tracts in the study area are very sparsely populated. 30% of the census tracts have less than or equal to about 5 people per acre. It could be interesting to see if these correlations hold when looking at highly rural and urban tracts separately. This separation could also help capture a potential nonlinear relationship between income and population density, since both highly urban and rural areas have both high and low-income individuals. Population density may also have a non-linear relationship with impervious surface or cropland area. Those in less densely populated tracts are more likely to be surrounded by cropland, or just natural space. Those in more densely populated tracts are certainly surrounded by a higher portion of impervious surface. This suggests the relationship between population density and lack of natural or green landscape </w:t>
      </w:r>
      <w:r>
        <w:rPr>
          <w:rFonts w:ascii="Times New Roman" w:eastAsia="Times New Roman" w:hAnsi="Times New Roman" w:cs="Times New Roman"/>
          <w:sz w:val="24"/>
          <w:szCs w:val="24"/>
        </w:rPr>
        <w:t xml:space="preserve">could be logarithmic and </w:t>
      </w:r>
      <w:r w:rsidRPr="002E4C0A">
        <w:rPr>
          <w:rFonts w:ascii="Times New Roman" w:eastAsia="Times New Roman" w:hAnsi="Times New Roman" w:cs="Times New Roman"/>
          <w:sz w:val="24"/>
          <w:szCs w:val="24"/>
        </w:rPr>
        <w:t xml:space="preserve">should be further explored. </w:t>
      </w:r>
    </w:p>
    <w:p w14:paraId="259A43FE" w14:textId="77777777" w:rsidR="00402B09" w:rsidRPr="002E4C0A" w:rsidRDefault="00402B09" w:rsidP="00402B09">
      <w:pPr>
        <w:spacing w:line="360" w:lineRule="auto"/>
        <w:rPr>
          <w:rFonts w:ascii="Times New Roman" w:eastAsia="Times New Roman" w:hAnsi="Times New Roman" w:cs="Times New Roman"/>
          <w:sz w:val="24"/>
          <w:szCs w:val="24"/>
        </w:rPr>
      </w:pPr>
      <w:r w:rsidRPr="002E4C0A">
        <w:rPr>
          <w:rFonts w:ascii="Times New Roman" w:eastAsia="Times New Roman" w:hAnsi="Times New Roman" w:cs="Times New Roman"/>
          <w:sz w:val="24"/>
          <w:szCs w:val="24"/>
        </w:rPr>
        <w:lastRenderedPageBreak/>
        <w:t>One might want to further explore models for leaky USTs as more data becomes available to see how much this environmental burden varies over time. This could provide further insight into why the model’s explanatory power is not high. Finally, looking into areas concentrated with households with incomplete plumbing to analyze differences between those with and without household water use infrastructure can be useful.</w:t>
      </w:r>
    </w:p>
    <w:p w14:paraId="2A2F2311" w14:textId="77777777" w:rsidR="00402B09" w:rsidRPr="00C03704" w:rsidRDefault="00402B09" w:rsidP="00402B09">
      <w:pPr>
        <w:pStyle w:val="Heading3"/>
        <w:rPr>
          <w:rFonts w:ascii="Times New Roman" w:eastAsia="Times New Roman" w:hAnsi="Times New Roman" w:cs="Times New Roman"/>
          <w:color w:val="auto"/>
        </w:rPr>
      </w:pPr>
      <w:bookmarkStart w:id="281" w:name="_Toc168326747"/>
      <w:r w:rsidRPr="00C03704">
        <w:rPr>
          <w:rFonts w:ascii="Times New Roman" w:eastAsia="Times New Roman" w:hAnsi="Times New Roman" w:cs="Times New Roman"/>
          <w:color w:val="auto"/>
        </w:rPr>
        <w:t>Summary</w:t>
      </w:r>
      <w:bookmarkEnd w:id="281"/>
    </w:p>
    <w:p w14:paraId="6D611B10" w14:textId="504F4A8D" w:rsidR="00402B09" w:rsidRDefault="001B4E38"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w:t>
      </w:r>
      <w:r w:rsidR="00402B09" w:rsidRPr="002E4C0A">
        <w:rPr>
          <w:rFonts w:ascii="Times New Roman" w:eastAsia="Times New Roman" w:hAnsi="Times New Roman" w:cs="Times New Roman"/>
          <w:sz w:val="24"/>
          <w:szCs w:val="24"/>
        </w:rPr>
        <w:t xml:space="preserve"> analysis on environmental burdens </w:t>
      </w:r>
      <w:r w:rsidR="00402B09">
        <w:rPr>
          <w:rFonts w:ascii="Times New Roman" w:eastAsia="Times New Roman" w:hAnsi="Times New Roman" w:cs="Times New Roman"/>
          <w:sz w:val="24"/>
          <w:szCs w:val="24"/>
        </w:rPr>
        <w:t xml:space="preserve">relating to water quality, allocations and </w:t>
      </w:r>
      <w:r>
        <w:rPr>
          <w:rFonts w:ascii="Times New Roman" w:eastAsia="Times New Roman" w:hAnsi="Times New Roman" w:cs="Times New Roman"/>
          <w:sz w:val="24"/>
          <w:szCs w:val="24"/>
        </w:rPr>
        <w:t xml:space="preserve">infrastructure </w:t>
      </w:r>
      <w:r w:rsidR="00402B09" w:rsidRPr="002E4C0A">
        <w:rPr>
          <w:rFonts w:ascii="Times New Roman" w:eastAsia="Times New Roman" w:hAnsi="Times New Roman" w:cs="Times New Roman"/>
          <w:sz w:val="24"/>
          <w:szCs w:val="24"/>
        </w:rPr>
        <w:t xml:space="preserve">shows evidence that </w:t>
      </w:r>
      <w:r>
        <w:rPr>
          <w:rFonts w:ascii="Times New Roman" w:eastAsia="Times New Roman" w:hAnsi="Times New Roman" w:cs="Times New Roman"/>
          <w:sz w:val="24"/>
          <w:szCs w:val="24"/>
        </w:rPr>
        <w:t xml:space="preserve">further </w:t>
      </w:r>
      <w:r w:rsidR="00402B09" w:rsidRPr="002E4C0A">
        <w:rPr>
          <w:rFonts w:ascii="Times New Roman" w:eastAsia="Times New Roman" w:hAnsi="Times New Roman" w:cs="Times New Roman"/>
          <w:sz w:val="24"/>
          <w:szCs w:val="24"/>
        </w:rPr>
        <w:t>polic</w:t>
      </w:r>
      <w:r>
        <w:rPr>
          <w:rFonts w:ascii="Times New Roman" w:eastAsia="Times New Roman" w:hAnsi="Times New Roman" w:cs="Times New Roman"/>
          <w:sz w:val="24"/>
          <w:szCs w:val="24"/>
        </w:rPr>
        <w:t>y</w:t>
      </w:r>
      <w:r w:rsidR="00402B09" w:rsidRPr="002E4C0A">
        <w:rPr>
          <w:rFonts w:ascii="Times New Roman" w:eastAsia="Times New Roman" w:hAnsi="Times New Roman" w:cs="Times New Roman"/>
          <w:sz w:val="24"/>
          <w:szCs w:val="24"/>
        </w:rPr>
        <w:t xml:space="preserve"> may be needed in the </w:t>
      </w:r>
      <w:r w:rsidR="00402B09">
        <w:rPr>
          <w:rFonts w:ascii="Times New Roman" w:eastAsia="Times New Roman" w:hAnsi="Times New Roman" w:cs="Times New Roman"/>
          <w:sz w:val="24"/>
          <w:szCs w:val="24"/>
        </w:rPr>
        <w:t>ARCRW</w:t>
      </w:r>
      <w:r w:rsidR="00402B09" w:rsidRPr="002E4C0A">
        <w:rPr>
          <w:rFonts w:ascii="Times New Roman" w:eastAsia="Times New Roman" w:hAnsi="Times New Roman" w:cs="Times New Roman"/>
          <w:sz w:val="24"/>
          <w:szCs w:val="24"/>
        </w:rPr>
        <w:t xml:space="preserve"> to address impacts on communities which are particularly vulnerable. While mitigation strategies are becoming more common, it is important to work toward more equitable access to </w:t>
      </w:r>
      <w:r w:rsidR="00402B09">
        <w:rPr>
          <w:rFonts w:ascii="Times New Roman" w:eastAsia="Times New Roman" w:hAnsi="Times New Roman" w:cs="Times New Roman"/>
          <w:sz w:val="24"/>
          <w:szCs w:val="24"/>
        </w:rPr>
        <w:t>water sources</w:t>
      </w:r>
      <w:r w:rsidR="00402B09" w:rsidRPr="002E4C0A">
        <w:rPr>
          <w:rFonts w:ascii="Times New Roman" w:eastAsia="Times New Roman" w:hAnsi="Times New Roman" w:cs="Times New Roman"/>
          <w:sz w:val="24"/>
          <w:szCs w:val="24"/>
        </w:rPr>
        <w:t xml:space="preserve"> and </w:t>
      </w:r>
      <w:r w:rsidR="00402B09">
        <w:rPr>
          <w:rFonts w:ascii="Times New Roman" w:eastAsia="Times New Roman" w:hAnsi="Times New Roman" w:cs="Times New Roman"/>
          <w:sz w:val="24"/>
          <w:szCs w:val="24"/>
        </w:rPr>
        <w:t xml:space="preserve">less </w:t>
      </w:r>
      <w:r w:rsidR="00402B09" w:rsidRPr="002E4C0A">
        <w:rPr>
          <w:rFonts w:ascii="Times New Roman" w:eastAsia="Times New Roman" w:hAnsi="Times New Roman" w:cs="Times New Roman"/>
          <w:sz w:val="24"/>
          <w:szCs w:val="24"/>
        </w:rPr>
        <w:t xml:space="preserve">exposure to environmental burdens </w:t>
      </w:r>
      <w:r w:rsidR="00402B09">
        <w:rPr>
          <w:rFonts w:ascii="Times New Roman" w:eastAsia="Times New Roman" w:hAnsi="Times New Roman" w:cs="Times New Roman"/>
          <w:sz w:val="24"/>
          <w:szCs w:val="24"/>
        </w:rPr>
        <w:t>in</w:t>
      </w:r>
      <w:r w:rsidR="00402B09" w:rsidRPr="002E4C0A">
        <w:rPr>
          <w:rFonts w:ascii="Times New Roman" w:eastAsia="Times New Roman" w:hAnsi="Times New Roman" w:cs="Times New Roman"/>
          <w:sz w:val="24"/>
          <w:szCs w:val="24"/>
        </w:rPr>
        <w:t xml:space="preserve"> </w:t>
      </w:r>
      <w:r w:rsidR="00402B09">
        <w:rPr>
          <w:rFonts w:ascii="Times New Roman" w:eastAsia="Times New Roman" w:hAnsi="Times New Roman" w:cs="Times New Roman"/>
          <w:sz w:val="24"/>
          <w:szCs w:val="24"/>
        </w:rPr>
        <w:t>ARCRW</w:t>
      </w:r>
      <w:r w:rsidR="00402B09" w:rsidRPr="002E4C0A">
        <w:rPr>
          <w:rFonts w:ascii="Times New Roman" w:eastAsia="Times New Roman" w:hAnsi="Times New Roman" w:cs="Times New Roman"/>
          <w:sz w:val="24"/>
          <w:szCs w:val="24"/>
        </w:rPr>
        <w:t>, regardless of race and ethnicity or income and education level.</w:t>
      </w:r>
    </w:p>
    <w:p w14:paraId="55363F0D" w14:textId="326A29A2" w:rsidR="00596F7B" w:rsidRDefault="00596F7B" w:rsidP="00596F7B">
      <w:pPr>
        <w:pStyle w:val="Heading2"/>
        <w:rPr>
          <w:rFonts w:ascii="Times New Roman" w:eastAsia="Times New Roman" w:hAnsi="Times New Roman" w:cs="Times New Roman"/>
          <w:color w:val="auto"/>
        </w:rPr>
      </w:pPr>
      <w:r w:rsidRPr="00596F7B">
        <w:rPr>
          <w:rFonts w:ascii="Times New Roman" w:eastAsia="Times New Roman" w:hAnsi="Times New Roman" w:cs="Times New Roman"/>
          <w:color w:val="auto"/>
        </w:rPr>
        <w:t>Methods</w:t>
      </w:r>
    </w:p>
    <w:p w14:paraId="71FBF1A9" w14:textId="77777777"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rPr>
        <w:t xml:space="preserve">This section introduces the Climate and Economic Justice Screening Tool (CEJST) data, defines specific variables used in the econometric analysis, and discusses some potential data limitations. </w:t>
      </w:r>
    </w:p>
    <w:p w14:paraId="6972DBF3" w14:textId="77777777" w:rsidR="00596F7B" w:rsidRPr="00596F7B" w:rsidRDefault="00596F7B" w:rsidP="00596F7B">
      <w:pPr>
        <w:pStyle w:val="EndnoteText"/>
        <w:rPr>
          <w:rFonts w:ascii="Times New Roman" w:hAnsi="Times New Roman" w:cs="Times New Roman"/>
        </w:rPr>
      </w:pPr>
    </w:p>
    <w:p w14:paraId="766CE758" w14:textId="77777777"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b/>
          <w:bCs/>
        </w:rPr>
        <w:t>Data.</w:t>
      </w:r>
      <w:r w:rsidRPr="00596F7B">
        <w:rPr>
          <w:rFonts w:ascii="Times New Roman" w:hAnsi="Times New Roman" w:cs="Times New Roman"/>
        </w:rPr>
        <w:t xml:space="preserve"> The newest version of the CEJST data set was released by the CEQ in 2022 (U.S. Executive Office of the President Council on Environmental Quality, 2022). This data set compiles demographic, housing, income, and environmental information and provides indicators for different environmental burdens at the U.S. Census Bureau census tract level (White House Council on Environmental Quality’s Climate and Economic Justice Screening Tool (CEJST), 2022). Census tracts included in this analysis lie wholly or partially within the ARCRW boundary and adjacent areas receiving Colorado River water, such as tracts in Los Angeles. At the edges of the ARCRW, census tracts with less than 50% of their human activity (defined as impervious surface and cropland) occurring within the ARCRW boundary intersection are excluded from the analysis. </w:t>
      </w:r>
    </w:p>
    <w:p w14:paraId="4AF414A7" w14:textId="77777777" w:rsidR="00596F7B" w:rsidRPr="00596F7B" w:rsidRDefault="00596F7B" w:rsidP="00596F7B">
      <w:pPr>
        <w:pStyle w:val="EndnoteText"/>
        <w:rPr>
          <w:rFonts w:ascii="Times New Roman" w:hAnsi="Times New Roman" w:cs="Times New Roman"/>
          <w:b/>
          <w:bCs/>
        </w:rPr>
      </w:pPr>
    </w:p>
    <w:p w14:paraId="10C923E9" w14:textId="50C8B242"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b/>
          <w:bCs/>
        </w:rPr>
        <w:t>Environmental Burdens.</w:t>
      </w:r>
      <w:r w:rsidRPr="00596F7B">
        <w:rPr>
          <w:rFonts w:ascii="Times New Roman" w:hAnsi="Times New Roman" w:cs="Times New Roman"/>
        </w:rPr>
        <w:t xml:space="preserve"> </w:t>
      </w:r>
      <w:r w:rsidR="00DD3272">
        <w:rPr>
          <w:rFonts w:ascii="Times New Roman" w:hAnsi="Times New Roman" w:cs="Times New Roman"/>
        </w:rPr>
        <w:t>We</w:t>
      </w:r>
      <w:r w:rsidRPr="00596F7B">
        <w:rPr>
          <w:rFonts w:ascii="Times New Roman" w:hAnsi="Times New Roman" w:cs="Times New Roman"/>
        </w:rPr>
        <w:t xml:space="preserve"> focus upon four environmental burdens of significant concern in the ARCRW and linked in differing ways to how water is managed in the ARCRW. This section begins with definitions of the environmental burdens, which are elaborated below. Table 3 provides brief definitions and measurement units. </w:t>
      </w:r>
    </w:p>
    <w:tbl>
      <w:tblPr>
        <w:tblW w:w="0" w:type="auto"/>
        <w:jc w:val="center"/>
        <w:tblLayout w:type="fixed"/>
        <w:tblLook w:val="0400" w:firstRow="0" w:lastRow="0" w:firstColumn="0" w:lastColumn="0" w:noHBand="0" w:noVBand="1"/>
      </w:tblPr>
      <w:tblGrid>
        <w:gridCol w:w="2340"/>
        <w:gridCol w:w="2340"/>
        <w:gridCol w:w="2340"/>
      </w:tblGrid>
      <w:tr w:rsidR="00596F7B" w:rsidRPr="00402B09" w14:paraId="0E74AFE2" w14:textId="77777777" w:rsidTr="00943E4E">
        <w:trPr>
          <w:jc w:val="center"/>
        </w:trPr>
        <w:tc>
          <w:tcPr>
            <w:tcW w:w="2340" w:type="dxa"/>
            <w:tcBorders>
              <w:top w:val="single" w:sz="4" w:space="0" w:color="auto"/>
              <w:bottom w:val="single" w:sz="4" w:space="0" w:color="auto"/>
            </w:tcBorders>
          </w:tcPr>
          <w:p w14:paraId="0F7361F0"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Environmental Burden</w:t>
            </w:r>
          </w:p>
        </w:tc>
        <w:tc>
          <w:tcPr>
            <w:tcW w:w="2340" w:type="dxa"/>
            <w:tcBorders>
              <w:top w:val="single" w:sz="4" w:space="0" w:color="auto"/>
              <w:bottom w:val="single" w:sz="4" w:space="0" w:color="auto"/>
            </w:tcBorders>
          </w:tcPr>
          <w:p w14:paraId="5880E1D1"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Definition</w:t>
            </w:r>
          </w:p>
        </w:tc>
        <w:tc>
          <w:tcPr>
            <w:tcW w:w="2340" w:type="dxa"/>
            <w:tcBorders>
              <w:top w:val="single" w:sz="4" w:space="0" w:color="auto"/>
              <w:bottom w:val="single" w:sz="4" w:space="0" w:color="auto"/>
            </w:tcBorders>
          </w:tcPr>
          <w:p w14:paraId="63640084"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Measurement Units</w:t>
            </w:r>
          </w:p>
        </w:tc>
      </w:tr>
      <w:tr w:rsidR="00596F7B" w:rsidRPr="00402B09" w14:paraId="5FA33BCC" w14:textId="77777777" w:rsidTr="00943E4E">
        <w:trPr>
          <w:jc w:val="center"/>
        </w:trPr>
        <w:tc>
          <w:tcPr>
            <w:tcW w:w="2340" w:type="dxa"/>
            <w:tcBorders>
              <w:top w:val="single" w:sz="4" w:space="0" w:color="auto"/>
            </w:tcBorders>
          </w:tcPr>
          <w:p w14:paraId="2D8C221B" w14:textId="3A778338"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 xml:space="preserve">Lack of Green </w:t>
            </w:r>
            <w:r w:rsidR="00C429EB">
              <w:rPr>
                <w:rFonts w:ascii="Times New Roman" w:hAnsi="Times New Roman" w:cs="Times New Roman"/>
              </w:rPr>
              <w:t>Space</w:t>
            </w:r>
          </w:p>
        </w:tc>
        <w:tc>
          <w:tcPr>
            <w:tcW w:w="2340" w:type="dxa"/>
            <w:tcBorders>
              <w:top w:val="single" w:sz="4" w:space="0" w:color="auto"/>
            </w:tcBorders>
          </w:tcPr>
          <w:p w14:paraId="740537B4"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The percent of census tract that is artificial surface (i.e. cement, roads, etc.) or cropland.</w:t>
            </w:r>
          </w:p>
        </w:tc>
        <w:tc>
          <w:tcPr>
            <w:tcW w:w="2340" w:type="dxa"/>
            <w:tcBorders>
              <w:top w:val="single" w:sz="4" w:space="0" w:color="auto"/>
            </w:tcBorders>
          </w:tcPr>
          <w:p w14:paraId="0736E2B0"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Percent</w:t>
            </w:r>
          </w:p>
        </w:tc>
      </w:tr>
      <w:tr w:rsidR="00596F7B" w:rsidRPr="00402B09" w14:paraId="26B38F16" w14:textId="77777777" w:rsidTr="00943E4E">
        <w:trPr>
          <w:jc w:val="center"/>
        </w:trPr>
        <w:tc>
          <w:tcPr>
            <w:tcW w:w="2340" w:type="dxa"/>
          </w:tcPr>
          <w:p w14:paraId="1439F45A" w14:textId="35AA4230" w:rsidR="00596F7B" w:rsidRPr="00402B09" w:rsidRDefault="00596F7B" w:rsidP="00943E4E">
            <w:pPr>
              <w:pStyle w:val="EndnoteText"/>
              <w:rPr>
                <w:rFonts w:ascii="Times New Roman" w:hAnsi="Times New Roman" w:cs="Times New Roman"/>
              </w:rPr>
            </w:pPr>
            <w:del w:id="282" w:author="Zoey Spitzer" w:date="2024-08-20T23:56:00Z" w16du:dateUtc="2024-08-21T03:56:00Z">
              <w:r w:rsidRPr="00402B09" w:rsidDel="002673E2">
                <w:rPr>
                  <w:rFonts w:ascii="Times New Roman" w:hAnsi="Times New Roman" w:cs="Times New Roman"/>
                </w:rPr>
                <w:delText>Households with Incomplete Plumbing</w:delText>
              </w:r>
            </w:del>
            <w:ins w:id="283" w:author="Zoey Spitzer" w:date="2024-08-20T23:56:00Z" w16du:dateUtc="2024-08-21T03:56:00Z">
              <w:r w:rsidR="002673E2">
                <w:rPr>
                  <w:rFonts w:ascii="Times New Roman" w:hAnsi="Times New Roman" w:cs="Times New Roman"/>
                </w:rPr>
                <w:t>IHWA</w:t>
              </w:r>
            </w:ins>
          </w:p>
        </w:tc>
        <w:tc>
          <w:tcPr>
            <w:tcW w:w="2340" w:type="dxa"/>
          </w:tcPr>
          <w:p w14:paraId="0E5FE21C"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The percent of households with incomplete kitchens or plumbing.</w:t>
            </w:r>
          </w:p>
        </w:tc>
        <w:tc>
          <w:tcPr>
            <w:tcW w:w="2340" w:type="dxa"/>
          </w:tcPr>
          <w:p w14:paraId="0F72159B"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Percent</w:t>
            </w:r>
          </w:p>
        </w:tc>
      </w:tr>
      <w:tr w:rsidR="00596F7B" w:rsidRPr="00402B09" w14:paraId="27821D46" w14:textId="77777777" w:rsidTr="00943E4E">
        <w:trPr>
          <w:jc w:val="center"/>
        </w:trPr>
        <w:tc>
          <w:tcPr>
            <w:tcW w:w="2340" w:type="dxa"/>
          </w:tcPr>
          <w:p w14:paraId="5185062C"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Leaky Underground Storage Tanks (USTs)</w:t>
            </w:r>
          </w:p>
        </w:tc>
        <w:tc>
          <w:tcPr>
            <w:tcW w:w="2340" w:type="dxa"/>
          </w:tcPr>
          <w:p w14:paraId="774AB540"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The density of leaky USTs and all active USTs within 1500 feet of each census tract.</w:t>
            </w:r>
          </w:p>
        </w:tc>
        <w:tc>
          <w:tcPr>
            <w:tcW w:w="2340" w:type="dxa"/>
          </w:tcPr>
          <w:p w14:paraId="08184E57"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Density</w:t>
            </w:r>
          </w:p>
        </w:tc>
      </w:tr>
      <w:tr w:rsidR="00596F7B" w:rsidRPr="00402B09" w14:paraId="21C5C007" w14:textId="77777777" w:rsidTr="00943E4E">
        <w:trPr>
          <w:jc w:val="center"/>
        </w:trPr>
        <w:tc>
          <w:tcPr>
            <w:tcW w:w="2340" w:type="dxa"/>
            <w:tcBorders>
              <w:bottom w:val="single" w:sz="4" w:space="0" w:color="auto"/>
            </w:tcBorders>
          </w:tcPr>
          <w:p w14:paraId="45A9CCB6" w14:textId="5981EBAB" w:rsidR="00596F7B" w:rsidRPr="00402B09" w:rsidRDefault="00596F7B" w:rsidP="00943E4E">
            <w:pPr>
              <w:pStyle w:val="EndnoteText"/>
              <w:rPr>
                <w:rFonts w:ascii="Times New Roman" w:hAnsi="Times New Roman" w:cs="Times New Roman"/>
              </w:rPr>
            </w:pPr>
            <w:del w:id="284" w:author="Zoey Spitzer" w:date="2024-08-20T23:56:00Z" w16du:dateUtc="2024-08-21T03:56:00Z">
              <w:r w:rsidRPr="00402B09" w:rsidDel="002673E2">
                <w:rPr>
                  <w:rFonts w:ascii="Times New Roman" w:hAnsi="Times New Roman" w:cs="Times New Roman"/>
                </w:rPr>
                <w:delText>PM2.5 in the Air</w:delText>
              </w:r>
            </w:del>
            <w:ins w:id="285" w:author="Zoey Spitzer" w:date="2024-08-20T23:56:00Z" w16du:dateUtc="2024-08-21T03:56:00Z">
              <w:r w:rsidR="002673E2">
                <w:rPr>
                  <w:rFonts w:ascii="Times New Roman" w:hAnsi="Times New Roman" w:cs="Times New Roman"/>
                </w:rPr>
                <w:t>DPIA</w:t>
              </w:r>
            </w:ins>
          </w:p>
        </w:tc>
        <w:tc>
          <w:tcPr>
            <w:tcW w:w="2340" w:type="dxa"/>
            <w:tcBorders>
              <w:bottom w:val="single" w:sz="4" w:space="0" w:color="auto"/>
            </w:tcBorders>
          </w:tcPr>
          <w:p w14:paraId="1E1F4A7F"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 xml:space="preserve">The </w:t>
            </w:r>
            <w:proofErr w:type="gramStart"/>
            <w:r w:rsidRPr="00402B09">
              <w:rPr>
                <w:rFonts w:ascii="Times New Roman" w:hAnsi="Times New Roman" w:cs="Times New Roman"/>
              </w:rPr>
              <w:t>amount</w:t>
            </w:r>
            <w:proofErr w:type="gramEnd"/>
            <w:r w:rsidRPr="00402B09">
              <w:rPr>
                <w:rFonts w:ascii="Times New Roman" w:hAnsi="Times New Roman" w:cs="Times New Roman"/>
              </w:rPr>
              <w:t xml:space="preserve"> of inhalable particles, less than 2.5 micrometers, in the air.</w:t>
            </w:r>
          </w:p>
        </w:tc>
        <w:tc>
          <w:tcPr>
            <w:tcW w:w="2340" w:type="dxa"/>
            <w:tcBorders>
              <w:bottom w:val="single" w:sz="4" w:space="0" w:color="auto"/>
            </w:tcBorders>
          </w:tcPr>
          <w:p w14:paraId="31799E96" w14:textId="77777777" w:rsidR="00596F7B" w:rsidRPr="00402B09" w:rsidRDefault="00596F7B" w:rsidP="00943E4E">
            <w:pPr>
              <w:pStyle w:val="EndnoteText"/>
              <w:rPr>
                <w:rFonts w:ascii="Times New Roman" w:hAnsi="Times New Roman" w:cs="Times New Roman"/>
              </w:rPr>
            </w:pPr>
            <w:r w:rsidRPr="00402B09">
              <w:rPr>
                <w:rFonts w:ascii="Times New Roman" w:hAnsi="Times New Roman" w:cs="Times New Roman"/>
              </w:rPr>
              <w:t>Micrograms per cubic meter of air</w:t>
            </w:r>
          </w:p>
        </w:tc>
      </w:tr>
    </w:tbl>
    <w:p w14:paraId="3A6496B9" w14:textId="094815A2" w:rsidR="00596F7B" w:rsidRPr="00596F7B" w:rsidRDefault="00596F7B" w:rsidP="00596F7B">
      <w:pPr>
        <w:pStyle w:val="EndnoteText"/>
        <w:jc w:val="center"/>
        <w:rPr>
          <w:rFonts w:ascii="Times New Roman" w:hAnsi="Times New Roman" w:cs="Times New Roman"/>
        </w:rPr>
      </w:pPr>
      <w:r w:rsidRPr="00596F7B">
        <w:rPr>
          <w:rFonts w:ascii="Times New Roman" w:hAnsi="Times New Roman" w:cs="Times New Roman"/>
        </w:rPr>
        <w:t xml:space="preserve">Table </w:t>
      </w:r>
      <w:ins w:id="286" w:author="Zoey Spitzer" w:date="2024-08-20T23:22:00Z" w16du:dateUtc="2024-08-21T03:22:00Z">
        <w:r w:rsidR="0080231B">
          <w:rPr>
            <w:rFonts w:ascii="Times New Roman" w:hAnsi="Times New Roman" w:cs="Times New Roman"/>
          </w:rPr>
          <w:t>4</w:t>
        </w:r>
      </w:ins>
      <w:del w:id="287" w:author="Zoey Spitzer" w:date="2024-08-20T23:22:00Z" w16du:dateUtc="2024-08-21T03:22:00Z">
        <w:r w:rsidRPr="00596F7B" w:rsidDel="0080231B">
          <w:rPr>
            <w:rFonts w:ascii="Times New Roman" w:hAnsi="Times New Roman" w:cs="Times New Roman"/>
          </w:rPr>
          <w:delText>3</w:delText>
        </w:r>
      </w:del>
      <w:r w:rsidRPr="00596F7B">
        <w:rPr>
          <w:rFonts w:ascii="Times New Roman" w:hAnsi="Times New Roman" w:cs="Times New Roman"/>
        </w:rPr>
        <w:t>. Summary of Environmental Burden Variables</w:t>
      </w:r>
    </w:p>
    <w:p w14:paraId="3FF70A4E" w14:textId="77777777" w:rsidR="00596F7B" w:rsidRPr="00596F7B" w:rsidRDefault="00596F7B" w:rsidP="00596F7B">
      <w:pPr>
        <w:pStyle w:val="EndnoteText"/>
        <w:rPr>
          <w:rFonts w:ascii="Times New Roman" w:hAnsi="Times New Roman" w:cs="Times New Roman"/>
        </w:rPr>
      </w:pPr>
    </w:p>
    <w:p w14:paraId="035316AD" w14:textId="15F1C35A"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rPr>
        <w:t xml:space="preserve">Lack of </w:t>
      </w:r>
      <w:r w:rsidR="00617624">
        <w:rPr>
          <w:rFonts w:ascii="Times New Roman" w:hAnsi="Times New Roman" w:cs="Times New Roman"/>
        </w:rPr>
        <w:t>green space</w:t>
      </w:r>
      <w:r w:rsidRPr="00596F7B">
        <w:rPr>
          <w:rFonts w:ascii="Times New Roman" w:hAnsi="Times New Roman" w:cs="Times New Roman"/>
        </w:rPr>
        <w:t xml:space="preserve"> is measured by CEJST is the percent of a census tract’s land that is impervious surface (i.e. concrete, pavement, or other artificial surfaces) or cropland. This data is sourced by the CEQ from the Multi-Resolution land Characteristics Consortium which compiles remote sensing land cover data including the National Land Cover Data (NLCD) 2019 Percent Developed Imperviousness. The NLCD provides information on the percent of pixels that are imperious surface, and The Trust for Public Lands converts that into an area at the census tract level (Multi-Resolution Land Characteristics Consortium (MRLC), 2019). </w:t>
      </w:r>
    </w:p>
    <w:p w14:paraId="25999123" w14:textId="77777777" w:rsidR="00596F7B" w:rsidRPr="00596F7B" w:rsidRDefault="00596F7B" w:rsidP="00596F7B">
      <w:pPr>
        <w:pStyle w:val="EndnoteText"/>
        <w:rPr>
          <w:rFonts w:ascii="Times New Roman" w:hAnsi="Times New Roman" w:cs="Times New Roman"/>
        </w:rPr>
      </w:pPr>
    </w:p>
    <w:p w14:paraId="0F61BE97" w14:textId="5A69C91C" w:rsidR="00596F7B" w:rsidRPr="00596F7B" w:rsidRDefault="002673E2" w:rsidP="00596F7B">
      <w:pPr>
        <w:pStyle w:val="EndnoteText"/>
        <w:rPr>
          <w:rFonts w:ascii="Times New Roman" w:hAnsi="Times New Roman" w:cs="Times New Roman"/>
        </w:rPr>
      </w:pPr>
      <w:ins w:id="288" w:author="Zoey Spitzer" w:date="2024-08-20T23:57:00Z" w16du:dateUtc="2024-08-21T03:57:00Z">
        <w:r>
          <w:rPr>
            <w:rFonts w:ascii="Times New Roman" w:hAnsi="Times New Roman" w:cs="Times New Roman"/>
          </w:rPr>
          <w:t>IHWA, called l</w:t>
        </w:r>
      </w:ins>
      <w:del w:id="289" w:author="Zoey Spitzer" w:date="2024-08-20T23:57:00Z" w16du:dateUtc="2024-08-21T03:57:00Z">
        <w:r w:rsidR="00596F7B" w:rsidRPr="00596F7B" w:rsidDel="002673E2">
          <w:rPr>
            <w:rFonts w:ascii="Times New Roman" w:hAnsi="Times New Roman" w:cs="Times New Roman"/>
          </w:rPr>
          <w:delText>L</w:delText>
        </w:r>
      </w:del>
      <w:r w:rsidR="00596F7B" w:rsidRPr="00596F7B">
        <w:rPr>
          <w:rFonts w:ascii="Times New Roman" w:hAnsi="Times New Roman" w:cs="Times New Roman"/>
        </w:rPr>
        <w:t>ack of indoor plumbing</w:t>
      </w:r>
      <w:ins w:id="290" w:author="Zoey Spitzer" w:date="2024-08-20T23:57:00Z" w16du:dateUtc="2024-08-21T03:57:00Z">
        <w:r>
          <w:rPr>
            <w:rFonts w:ascii="Times New Roman" w:hAnsi="Times New Roman" w:cs="Times New Roman"/>
          </w:rPr>
          <w:t xml:space="preserve"> </w:t>
        </w:r>
      </w:ins>
      <w:del w:id="291" w:author="Zoey Spitzer" w:date="2024-08-20T23:57:00Z" w16du:dateUtc="2024-08-21T03:57:00Z">
        <w:r w:rsidR="00596F7B" w:rsidRPr="00596F7B" w:rsidDel="002673E2">
          <w:rPr>
            <w:rFonts w:ascii="Times New Roman" w:hAnsi="Times New Roman" w:cs="Times New Roman"/>
          </w:rPr>
          <w:delText xml:space="preserve">, as it is called </w:delText>
        </w:r>
      </w:del>
      <w:r w:rsidR="00596F7B" w:rsidRPr="00596F7B">
        <w:rPr>
          <w:rFonts w:ascii="Times New Roman" w:hAnsi="Times New Roman" w:cs="Times New Roman"/>
        </w:rPr>
        <w:t xml:space="preserve">in the CEJST data, measures the percentage of homes with incomplete indoor kitchens or plumbing. The Department of Housing and Urban Development (HUD) receives detailed data from the American Community Survey (ACS) on the number of households that lack indoor kitchens or plumbing. The ACS reports households that have incomplete plumbing and those with incomplete kitchens separately, and HUD combines them as a part of their Comprehensive Housing Affordability Strategy (CHAS) Data (Department of Housing and Urban Development, n.d.). The ACS data is a five-year moving average from 2014-2018 at the census tract level. According to the U.S. Census Bureau, households with incomplete plumbing are those that lack at least one of the following characteristics: hot and cold piped water, bathtub or shower, and flushable toilet; whereas households with incomplete kitchens are those that lack a sink with a faucet, stove or gas range, and/or a refrigerator (U.S. Department of Commerce, 2015). These criteria are combined by the ACS so that if a household is missing any of these characteristics, they are identified as lacking complete kitchen or plumbing. CEQ then uses the percentage of households in each census tract with incomplete kitchen or plumbing from HUD’s CHAS. For simplicity, this study refers to households with incomplete indoor kitchens or indoor plumbing as households with </w:t>
      </w:r>
      <w:del w:id="292" w:author="Zoey Spitzer" w:date="2024-08-20T23:57:00Z" w16du:dateUtc="2024-08-21T03:57:00Z">
        <w:r w:rsidR="00596F7B" w:rsidRPr="00596F7B" w:rsidDel="002673E2">
          <w:rPr>
            <w:rFonts w:ascii="Times New Roman" w:hAnsi="Times New Roman" w:cs="Times New Roman"/>
          </w:rPr>
          <w:delText>incomplete plumbing</w:delText>
        </w:r>
      </w:del>
      <w:ins w:id="293" w:author="Zoey Spitzer" w:date="2024-08-20T23:57:00Z" w16du:dateUtc="2024-08-21T03:57:00Z">
        <w:r>
          <w:rPr>
            <w:rFonts w:ascii="Times New Roman" w:hAnsi="Times New Roman" w:cs="Times New Roman"/>
          </w:rPr>
          <w:t>IHWA</w:t>
        </w:r>
      </w:ins>
      <w:r w:rsidR="00596F7B" w:rsidRPr="00596F7B">
        <w:rPr>
          <w:rFonts w:ascii="Times New Roman" w:hAnsi="Times New Roman" w:cs="Times New Roman"/>
        </w:rPr>
        <w:t xml:space="preserve">. </w:t>
      </w:r>
    </w:p>
    <w:p w14:paraId="33D96D4A" w14:textId="77777777" w:rsidR="00596F7B" w:rsidRPr="00596F7B" w:rsidRDefault="00596F7B" w:rsidP="00596F7B">
      <w:pPr>
        <w:pStyle w:val="EndnoteText"/>
        <w:rPr>
          <w:rFonts w:ascii="Times New Roman" w:hAnsi="Times New Roman" w:cs="Times New Roman"/>
        </w:rPr>
      </w:pPr>
    </w:p>
    <w:p w14:paraId="37427FD5" w14:textId="76E01C86"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rPr>
        <w:t xml:space="preserve">Leaky </w:t>
      </w:r>
      <w:del w:id="294" w:author="Zoey Spitzer" w:date="2024-08-20T23:57:00Z" w16du:dateUtc="2024-08-21T03:57:00Z">
        <w:r w:rsidRPr="00596F7B" w:rsidDel="002673E2">
          <w:rPr>
            <w:rFonts w:ascii="Times New Roman" w:hAnsi="Times New Roman" w:cs="Times New Roman"/>
          </w:rPr>
          <w:delText>underground storage tanks (</w:delText>
        </w:r>
      </w:del>
      <w:r w:rsidRPr="00596F7B">
        <w:rPr>
          <w:rFonts w:ascii="Times New Roman" w:hAnsi="Times New Roman" w:cs="Times New Roman"/>
        </w:rPr>
        <w:t>UST’s</w:t>
      </w:r>
      <w:del w:id="295" w:author="Zoey Spitzer" w:date="2024-08-20T23:57:00Z" w16du:dateUtc="2024-08-21T03:57:00Z">
        <w:r w:rsidRPr="00596F7B" w:rsidDel="002673E2">
          <w:rPr>
            <w:rFonts w:ascii="Times New Roman" w:hAnsi="Times New Roman" w:cs="Times New Roman"/>
          </w:rPr>
          <w:delText>)</w:delText>
        </w:r>
      </w:del>
      <w:r w:rsidRPr="00596F7B">
        <w:rPr>
          <w:rFonts w:ascii="Times New Roman" w:hAnsi="Times New Roman" w:cs="Times New Roman"/>
        </w:rPr>
        <w:t xml:space="preserve"> are calculated as the density of leaking </w:t>
      </w:r>
      <w:proofErr w:type="gramStart"/>
      <w:r w:rsidRPr="00596F7B">
        <w:rPr>
          <w:rFonts w:ascii="Times New Roman" w:hAnsi="Times New Roman" w:cs="Times New Roman"/>
        </w:rPr>
        <w:t>UST’s</w:t>
      </w:r>
      <w:proofErr w:type="gramEnd"/>
      <w:r w:rsidRPr="00596F7B">
        <w:rPr>
          <w:rFonts w:ascii="Times New Roman" w:hAnsi="Times New Roman" w:cs="Times New Roman"/>
        </w:rPr>
        <w:t xml:space="preserve"> to the number of active UST’s within 1500 feet of each census tract. Leaking UST’s can cause water contamination, potentially presenting health risks through impacting drinking water quality and environmental risks creating fire and explosion hazard (U.S. Environmental Protection Agency, 2024). This data is from the Environmental Protection Agency’s (EPA) UST Finder in 2021 and then compiled by EPA’s </w:t>
      </w:r>
      <w:proofErr w:type="spellStart"/>
      <w:r w:rsidRPr="00596F7B">
        <w:rPr>
          <w:rFonts w:ascii="Times New Roman" w:hAnsi="Times New Roman" w:cs="Times New Roman"/>
        </w:rPr>
        <w:t>EJScreen</w:t>
      </w:r>
      <w:proofErr w:type="spellEnd"/>
      <w:r w:rsidRPr="00596F7B">
        <w:rPr>
          <w:rFonts w:ascii="Times New Roman" w:hAnsi="Times New Roman" w:cs="Times New Roman"/>
        </w:rPr>
        <w:t xml:space="preserve"> (White House Council on Environmental Quality’s Climate and Economic Justice Screening Tool (CEJST, 2022). </w:t>
      </w:r>
    </w:p>
    <w:p w14:paraId="0D2EE0F4" w14:textId="77777777" w:rsidR="00596F7B" w:rsidRPr="00596F7B" w:rsidRDefault="00596F7B" w:rsidP="00596F7B">
      <w:pPr>
        <w:pStyle w:val="EndnoteText"/>
        <w:rPr>
          <w:rFonts w:ascii="Times New Roman" w:hAnsi="Times New Roman" w:cs="Times New Roman"/>
        </w:rPr>
      </w:pPr>
    </w:p>
    <w:p w14:paraId="5A78AA8F" w14:textId="31B8441B" w:rsidR="00596F7B" w:rsidRPr="00596F7B" w:rsidRDefault="00596F7B" w:rsidP="00596F7B">
      <w:pPr>
        <w:pStyle w:val="EndnoteText"/>
        <w:rPr>
          <w:rFonts w:ascii="Times New Roman" w:hAnsi="Times New Roman" w:cs="Times New Roman"/>
        </w:rPr>
      </w:pPr>
      <w:del w:id="296" w:author="Zoey Spitzer" w:date="2024-08-20T23:58:00Z" w16du:dateUtc="2024-08-21T03:58:00Z">
        <w:r w:rsidRPr="00596F7B" w:rsidDel="002673E2">
          <w:rPr>
            <w:rFonts w:ascii="Times New Roman" w:hAnsi="Times New Roman" w:cs="Times New Roman"/>
          </w:rPr>
          <w:delText>PM2.5 in the air</w:delText>
        </w:r>
      </w:del>
      <w:ins w:id="297" w:author="Zoey Spitzer" w:date="2024-08-20T23:58:00Z" w16du:dateUtc="2024-08-21T03:58:00Z">
        <w:r w:rsidR="002673E2">
          <w:rPr>
            <w:rFonts w:ascii="Times New Roman" w:hAnsi="Times New Roman" w:cs="Times New Roman"/>
          </w:rPr>
          <w:t>DPIA</w:t>
        </w:r>
      </w:ins>
      <w:r w:rsidRPr="00596F7B">
        <w:rPr>
          <w:rFonts w:ascii="Times New Roman" w:hAnsi="Times New Roman" w:cs="Times New Roman"/>
        </w:rPr>
        <w:t xml:space="preserve"> is the level of inhalable particles, which are less than or equal to 2.5 micrometers. These particles can be made up of various chemicals or heavy metals, which may cause cancer (U.S. Environmental Protection Agency, 2020). This data comes from the EPA’s Office of Air and Radiation’s (OAR) fusion of model and monitor data in 2017. The EPA National Air Toxics Assessment (NATA) and the U.S. Department of Transportation’s (DOT) traffic data sources the PM2.5 data, which is then compiled by EPA’s </w:t>
      </w:r>
      <w:proofErr w:type="spellStart"/>
      <w:r w:rsidRPr="00596F7B">
        <w:rPr>
          <w:rFonts w:ascii="Times New Roman" w:hAnsi="Times New Roman" w:cs="Times New Roman"/>
        </w:rPr>
        <w:t>EJScreen</w:t>
      </w:r>
      <w:proofErr w:type="spellEnd"/>
      <w:r w:rsidRPr="00596F7B">
        <w:rPr>
          <w:rFonts w:ascii="Times New Roman" w:hAnsi="Times New Roman" w:cs="Times New Roman"/>
        </w:rPr>
        <w:t xml:space="preserve"> and included in the CEJST data. There are about 4000 State and Local Air Monitoring Stations (SLAMS) across the United States that track air pollution levels. Limitations include spatial gaps, filled by the EPA’s modeling techniques. Gaps occur especially in rural areas where the SLAMS are less likely to be located (U.S. Environmental Protection Agency, 2020). </w:t>
      </w:r>
    </w:p>
    <w:p w14:paraId="62341972" w14:textId="77777777" w:rsidR="00596F7B" w:rsidRPr="00596F7B" w:rsidRDefault="00596F7B" w:rsidP="00596F7B">
      <w:pPr>
        <w:pStyle w:val="EndnoteText"/>
        <w:rPr>
          <w:rFonts w:ascii="Times New Roman" w:hAnsi="Times New Roman" w:cs="Times New Roman"/>
        </w:rPr>
      </w:pPr>
    </w:p>
    <w:p w14:paraId="03C12108" w14:textId="0EB32FCD"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b/>
          <w:bCs/>
        </w:rPr>
        <w:t>Race, Ethnicity, Income, Education, and Population.</w:t>
      </w:r>
      <w:r w:rsidRPr="00596F7B">
        <w:rPr>
          <w:rFonts w:ascii="Times New Roman" w:hAnsi="Times New Roman" w:cs="Times New Roman"/>
        </w:rPr>
        <w:t xml:space="preserve"> Race and ethnicity data come from the U.S. Census American Community Survey (ACS) as a five-year moving average in 2019 at the census tract level (U.S. Census Bureau, 2019). Races analyzed include American Indian, Black, and White non-Hispanic population counts. Also used is the population in each tract that identify as Hispanic, regardless of race.  The ACS provides data that splits racial groups by ethnicity (Hispanic or non-Hispanic). These are used to ensure no overlap occurs within the race and ethnicity populations in the models. For further elaboration on how the ACS categorizes race and ethnicity population counts, see figure </w:t>
      </w:r>
      <w:r w:rsidR="00AC4533">
        <w:rPr>
          <w:rFonts w:ascii="Times New Roman" w:hAnsi="Times New Roman" w:cs="Times New Roman"/>
        </w:rPr>
        <w:t>8</w:t>
      </w:r>
      <w:r w:rsidRPr="00596F7B">
        <w:rPr>
          <w:rFonts w:ascii="Times New Roman" w:hAnsi="Times New Roman" w:cs="Times New Roman"/>
        </w:rPr>
        <w:t xml:space="preserve"> below. Population percentages by race and ethnicity are discussed in Appendix A.</w:t>
      </w:r>
    </w:p>
    <w:p w14:paraId="231CD1A0" w14:textId="77777777" w:rsidR="00596F7B" w:rsidRPr="00596F7B" w:rsidRDefault="00596F7B" w:rsidP="00596F7B">
      <w:pPr>
        <w:pStyle w:val="EndnoteText"/>
        <w:jc w:val="center"/>
        <w:rPr>
          <w:rFonts w:ascii="Times New Roman" w:hAnsi="Times New Roman" w:cs="Times New Roman"/>
        </w:rPr>
      </w:pPr>
      <w:r w:rsidRPr="00596F7B">
        <w:rPr>
          <w:rFonts w:ascii="Times New Roman" w:eastAsia="Times New Roman" w:hAnsi="Times New Roman" w:cs="Times New Roman"/>
          <w:noProof/>
          <w:sz w:val="24"/>
          <w:szCs w:val="24"/>
          <w14:ligatures w14:val="standardContextual"/>
        </w:rPr>
        <w:lastRenderedPageBreak/>
        <w:drawing>
          <wp:inline distT="0" distB="0" distL="0" distR="0" wp14:anchorId="0016DA36" wp14:editId="07BDEC03">
            <wp:extent cx="4305300" cy="2240044"/>
            <wp:effectExtent l="0" t="0" r="0" b="8255"/>
            <wp:docPr id="1908465209" name="Picture 2" descr="A diagram of different types of differen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71106" name="Picture 2" descr="A diagram of different types of differenc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19689" cy="2247530"/>
                    </a:xfrm>
                    <a:prstGeom prst="rect">
                      <a:avLst/>
                    </a:prstGeom>
                  </pic:spPr>
                </pic:pic>
              </a:graphicData>
            </a:graphic>
          </wp:inline>
        </w:drawing>
      </w:r>
    </w:p>
    <w:p w14:paraId="23A2B6ED" w14:textId="1DB64411" w:rsidR="00596F7B" w:rsidRPr="00596F7B" w:rsidRDefault="00596F7B" w:rsidP="00596F7B">
      <w:pPr>
        <w:pStyle w:val="EndnoteText"/>
        <w:jc w:val="center"/>
        <w:rPr>
          <w:rFonts w:ascii="Times New Roman" w:hAnsi="Times New Roman" w:cs="Times New Roman"/>
        </w:rPr>
      </w:pPr>
      <w:r w:rsidRPr="00596F7B">
        <w:rPr>
          <w:rFonts w:ascii="Times New Roman" w:hAnsi="Times New Roman" w:cs="Times New Roman"/>
        </w:rPr>
        <w:t xml:space="preserve">Figure </w:t>
      </w:r>
      <w:ins w:id="298" w:author="Zoey Spitzer" w:date="2024-08-20T23:24:00Z" w16du:dateUtc="2024-08-21T03:24:00Z">
        <w:r w:rsidR="0080231B">
          <w:rPr>
            <w:rFonts w:ascii="Times New Roman" w:hAnsi="Times New Roman" w:cs="Times New Roman"/>
          </w:rPr>
          <w:t>9</w:t>
        </w:r>
      </w:ins>
      <w:del w:id="299" w:author="Zoey Spitzer" w:date="2024-08-20T23:24:00Z" w16du:dateUtc="2024-08-21T03:24:00Z">
        <w:r w:rsidR="00AC4533" w:rsidDel="0080231B">
          <w:rPr>
            <w:rFonts w:ascii="Times New Roman" w:hAnsi="Times New Roman" w:cs="Times New Roman"/>
          </w:rPr>
          <w:delText>8</w:delText>
        </w:r>
      </w:del>
      <w:r w:rsidRPr="00596F7B">
        <w:rPr>
          <w:rFonts w:ascii="Times New Roman" w:hAnsi="Times New Roman" w:cs="Times New Roman"/>
        </w:rPr>
        <w:t>. U.S. Census Bureau’s Categorization of Race and Ethnicity Categories</w:t>
      </w:r>
    </w:p>
    <w:p w14:paraId="345066BC" w14:textId="77777777" w:rsidR="00596F7B" w:rsidRPr="00596F7B" w:rsidRDefault="00596F7B" w:rsidP="00596F7B">
      <w:pPr>
        <w:pStyle w:val="EndnoteText"/>
        <w:rPr>
          <w:rFonts w:ascii="Times New Roman" w:hAnsi="Times New Roman" w:cs="Times New Roman"/>
        </w:rPr>
      </w:pPr>
    </w:p>
    <w:p w14:paraId="0B81FC76" w14:textId="77777777"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rPr>
        <w:t>Mean household income comes from the U.S. Census Bureau’s ACS as a five-year moving average in 2019 at the census tract level. The education variable measures the percentage of the population in each tract at or over the age of 25 that has obtained a high school degree. This education indicator is from the CEJST data and is a five-year moving average estimate in 2019 (averaged value from 2015 to 2019).</w:t>
      </w:r>
    </w:p>
    <w:p w14:paraId="14BEFD42" w14:textId="77777777" w:rsidR="00596F7B" w:rsidRPr="00596F7B" w:rsidRDefault="00596F7B" w:rsidP="00596F7B">
      <w:pPr>
        <w:pStyle w:val="EndnoteText"/>
        <w:rPr>
          <w:rFonts w:ascii="Times New Roman" w:hAnsi="Times New Roman" w:cs="Times New Roman"/>
        </w:rPr>
      </w:pPr>
    </w:p>
    <w:p w14:paraId="7E067DE7" w14:textId="3AF30BAD"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b/>
          <w:bCs/>
        </w:rPr>
        <w:t>Population Density.</w:t>
      </w:r>
      <w:r w:rsidRPr="00596F7B">
        <w:rPr>
          <w:rFonts w:ascii="Times New Roman" w:hAnsi="Times New Roman" w:cs="Times New Roman"/>
        </w:rPr>
        <w:t xml:space="preserve"> To control whether a tract is rural, </w:t>
      </w:r>
      <w:r w:rsidR="00DD3272">
        <w:rPr>
          <w:rFonts w:ascii="Times New Roman" w:hAnsi="Times New Roman" w:cs="Times New Roman"/>
        </w:rPr>
        <w:t xml:space="preserve">we include </w:t>
      </w:r>
      <w:r w:rsidRPr="00596F7B">
        <w:rPr>
          <w:rFonts w:ascii="Times New Roman" w:hAnsi="Times New Roman" w:cs="Times New Roman"/>
        </w:rPr>
        <w:t xml:space="preserve">population density in the analysis, calculated as the population divided by the area (in acres) in each census tract. This variable is incorporated in the model to reduce endogeneity issues as greater population density shows positive correlations with many of the environmental burdens data (as seen in Figure </w:t>
      </w:r>
      <w:r w:rsidR="00AC4533">
        <w:rPr>
          <w:rFonts w:ascii="Times New Roman" w:hAnsi="Times New Roman" w:cs="Times New Roman"/>
        </w:rPr>
        <w:t>6</w:t>
      </w:r>
      <w:r w:rsidRPr="00596F7B">
        <w:rPr>
          <w:rFonts w:ascii="Times New Roman" w:hAnsi="Times New Roman" w:cs="Times New Roman"/>
        </w:rPr>
        <w:t>).</w:t>
      </w:r>
    </w:p>
    <w:p w14:paraId="5A18F835" w14:textId="77777777" w:rsidR="00596F7B" w:rsidRPr="00596F7B" w:rsidRDefault="00596F7B" w:rsidP="00596F7B">
      <w:pPr>
        <w:pStyle w:val="EndnoteText"/>
        <w:rPr>
          <w:rFonts w:ascii="Times New Roman" w:hAnsi="Times New Roman" w:cs="Times New Roman"/>
        </w:rPr>
      </w:pPr>
    </w:p>
    <w:p w14:paraId="0AF6FBAC" w14:textId="77777777"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b/>
          <w:bCs/>
        </w:rPr>
        <w:t>Data Limitations.</w:t>
      </w:r>
      <w:r w:rsidRPr="00596F7B">
        <w:rPr>
          <w:rFonts w:ascii="Times New Roman" w:hAnsi="Times New Roman" w:cs="Times New Roman"/>
        </w:rPr>
        <w:t xml:space="preserve"> The cross-sectional data is measured in somewhat different time periods. For example, the leaky UST data is based on measurements for 2021 and the incomplete plumbing data for 2018, while the demographic data uses 2019 values. These variables are reasonably comparable due to lack of variability of the observations from year to year.  </w:t>
      </w:r>
    </w:p>
    <w:p w14:paraId="4021B6F9" w14:textId="77777777" w:rsidR="00596F7B" w:rsidRPr="00596F7B" w:rsidRDefault="00596F7B" w:rsidP="00596F7B">
      <w:pPr>
        <w:pStyle w:val="EndnoteText"/>
        <w:rPr>
          <w:rFonts w:ascii="Times New Roman" w:hAnsi="Times New Roman" w:cs="Times New Roman"/>
        </w:rPr>
      </w:pPr>
    </w:p>
    <w:p w14:paraId="68753EDA" w14:textId="37611E02" w:rsidR="00596F7B" w:rsidRPr="00596F7B" w:rsidRDefault="00596F7B" w:rsidP="00596F7B">
      <w:pPr>
        <w:pStyle w:val="EndnoteText"/>
        <w:rPr>
          <w:rFonts w:ascii="Times New Roman" w:hAnsi="Times New Roman" w:cs="Times New Roman"/>
        </w:rPr>
      </w:pPr>
      <w:r w:rsidRPr="00596F7B">
        <w:rPr>
          <w:rFonts w:ascii="Times New Roman" w:hAnsi="Times New Roman" w:cs="Times New Roman"/>
          <w:b/>
          <w:bCs/>
        </w:rPr>
        <w:t>Econometrics.</w:t>
      </w:r>
      <w:r w:rsidRPr="00596F7B">
        <w:rPr>
          <w:rFonts w:ascii="Times New Roman" w:hAnsi="Times New Roman" w:cs="Times New Roman"/>
        </w:rPr>
        <w:t xml:space="preserve"> </w:t>
      </w:r>
      <w:r w:rsidR="00BF0DA2">
        <w:rPr>
          <w:rFonts w:ascii="Times New Roman" w:hAnsi="Times New Roman" w:cs="Times New Roman"/>
        </w:rPr>
        <w:t xml:space="preserve">We </w:t>
      </w:r>
      <w:r w:rsidRPr="00596F7B">
        <w:rPr>
          <w:rFonts w:ascii="Times New Roman" w:hAnsi="Times New Roman" w:cs="Times New Roman"/>
        </w:rPr>
        <w:t>explor</w:t>
      </w:r>
      <w:r w:rsidR="00BF0DA2">
        <w:rPr>
          <w:rFonts w:ascii="Times New Roman" w:hAnsi="Times New Roman" w:cs="Times New Roman"/>
        </w:rPr>
        <w:t>e</w:t>
      </w:r>
      <w:r w:rsidRPr="00596F7B">
        <w:rPr>
          <w:rFonts w:ascii="Times New Roman" w:hAnsi="Times New Roman" w:cs="Times New Roman"/>
        </w:rPr>
        <w:t xml:space="preserve"> relationships between environmental burdens and income, race and ethnicity, and education in the Colorado River Basin at the census tract level. </w:t>
      </w:r>
    </w:p>
    <w:p w14:paraId="74F92D93" w14:textId="77777777" w:rsidR="00596F7B" w:rsidRPr="00596F7B" w:rsidRDefault="00596F7B" w:rsidP="00596F7B">
      <w:pPr>
        <w:pStyle w:val="EndnoteText"/>
        <w:rPr>
          <w:rFonts w:ascii="Times New Roman" w:hAnsi="Times New Roman" w:cs="Times New Roman"/>
        </w:rPr>
      </w:pPr>
    </w:p>
    <w:p w14:paraId="16564E53" w14:textId="706A4593" w:rsidR="00596F7B" w:rsidRPr="00CD2025" w:rsidRDefault="00E9395B" w:rsidP="00596F7B">
      <w:pPr>
        <w:pStyle w:val="EndnoteText"/>
        <w:rPr>
          <w:rFonts w:ascii="Times New Roman" w:hAnsi="Times New Roman" w:cs="Times New Roman"/>
        </w:rPr>
      </w:pPr>
      <w:r>
        <w:rPr>
          <w:rFonts w:ascii="Times New Roman" w:hAnsi="Times New Roman" w:cs="Times New Roman"/>
        </w:rPr>
        <w:t>We use a</w:t>
      </w:r>
      <w:r w:rsidR="00596F7B" w:rsidRPr="00CD2025">
        <w:rPr>
          <w:rFonts w:ascii="Times New Roman" w:hAnsi="Times New Roman" w:cs="Times New Roman"/>
        </w:rPr>
        <w:t xml:space="preserve"> linear regression model to analyze the relationship between each environmental burden and demographics, income, and education characteristics. This model produces the most efficient, consistent, unbiased, and linear estimate. The OLS estimator assumes the following: (1) the environmental burdens are linearly dependent on the explanatory variables, (2) the explanatory variables are linearly independent from each other, and (3) the error terms are not correlated with the explanatory variables </w:t>
      </w:r>
      <m:oMath>
        <m:r>
          <w:rPr>
            <w:rFonts w:ascii="Cambria Math" w:hAnsi="Cambria Math" w:cs="Times New Roman"/>
          </w:rPr>
          <m:t>(E</m:t>
        </m:r>
        <m:d>
          <m:dPr>
            <m:ctrlPr>
              <w:rPr>
                <w:rFonts w:ascii="Cambria Math" w:hAnsi="Cambria Math" w:cs="Times New Roman"/>
              </w:rPr>
            </m:ctrlPr>
          </m:dPr>
          <m:e>
            <m:r>
              <w:rPr>
                <w:rFonts w:ascii="Cambria Math" w:hAnsi="Cambria Math" w:cs="Times New Roman"/>
              </w:rPr>
              <m:t>x,ε</m:t>
            </m:r>
          </m:e>
        </m:d>
        <m:r>
          <w:rPr>
            <w:rFonts w:ascii="Cambria Math" w:hAnsi="Cambria Math" w:cs="Times New Roman"/>
          </w:rPr>
          <m:t>=</m:t>
        </m:r>
        <m:bar>
          <m:barPr>
            <m:ctrlPr>
              <w:rPr>
                <w:rFonts w:ascii="Cambria Math" w:hAnsi="Cambria Math" w:cs="Times New Roman"/>
              </w:rPr>
            </m:ctrlPr>
          </m:barPr>
          <m:e>
            <m:r>
              <w:rPr>
                <w:rFonts w:ascii="Cambria Math" w:hAnsi="Cambria Math" w:cs="Times New Roman"/>
              </w:rPr>
              <m:t>0</m:t>
            </m:r>
          </m:e>
        </m:bar>
        <m:r>
          <w:rPr>
            <w:rFonts w:ascii="Cambria Math" w:hAnsi="Cambria Math" w:cs="Times New Roman"/>
          </w:rPr>
          <m:t>)</m:t>
        </m:r>
      </m:oMath>
      <w:r w:rsidR="00596F7B" w:rsidRPr="00CD2025">
        <w:rPr>
          <w:rFonts w:ascii="Times New Roman" w:hAnsi="Times New Roman" w:cs="Times New Roman"/>
        </w:rPr>
        <w:t xml:space="preserve">, they are homoscedastic </w:t>
      </w:r>
      <m:oMath>
        <m:d>
          <m:dPr>
            <m:ctrlPr>
              <w:rPr>
                <w:rFonts w:ascii="Cambria Math" w:hAnsi="Cambria Math" w:cs="Times New Roman"/>
              </w:rPr>
            </m:ctrlPr>
          </m:dPr>
          <m:e>
            <m:r>
              <w:rPr>
                <w:rFonts w:ascii="Cambria Math" w:hAnsi="Cambria Math" w:cs="Times New Roman"/>
              </w:rPr>
              <m:t>V</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ε</m:t>
                    </m:r>
                  </m:e>
                  <m:sub>
                    <m:r>
                      <w:rPr>
                        <w:rFonts w:ascii="Cambria Math" w:hAnsi="Cambria Math" w:cs="Times New Roman"/>
                      </w:rPr>
                      <m:t>i</m:t>
                    </m:r>
                  </m:sub>
                </m:sSub>
              </m:e>
            </m:d>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 xml:space="preserve"> ∀ i</m:t>
            </m:r>
          </m:e>
        </m:d>
      </m:oMath>
      <w:r w:rsidR="00596F7B" w:rsidRPr="00CD2025">
        <w:rPr>
          <w:rFonts w:ascii="Times New Roman" w:hAnsi="Times New Roman" w:cs="Times New Roman"/>
        </w:rPr>
        <w:t xml:space="preserve">, and there is no autocorrelation </w:t>
      </w:r>
      <m:oMath>
        <m:r>
          <w:rPr>
            <w:rFonts w:ascii="Cambria Math" w:hAnsi="Cambria Math" w:cs="Times New Roman"/>
          </w:rPr>
          <m:t>(cov</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ε</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ε</m:t>
                </m:r>
              </m:e>
              <m:sub>
                <m:r>
                  <w:rPr>
                    <w:rFonts w:ascii="Cambria Math" w:hAnsi="Cambria Math" w:cs="Times New Roman"/>
                  </w:rPr>
                  <m:t>j</m:t>
                </m:r>
              </m:sub>
            </m:sSub>
          </m:e>
        </m:d>
        <m:r>
          <w:rPr>
            <w:rFonts w:ascii="Cambria Math" w:hAnsi="Cambria Math" w:cs="Times New Roman"/>
          </w:rPr>
          <m:t>=0 ∀ i)</m:t>
        </m:r>
      </m:oMath>
      <w:r w:rsidR="00596F7B" w:rsidRPr="00CD2025">
        <w:rPr>
          <w:rFonts w:ascii="Times New Roman" w:hAnsi="Times New Roman" w:cs="Times New Roman"/>
        </w:rPr>
        <w:t>.</w:t>
      </w:r>
    </w:p>
    <w:p w14:paraId="08078B9D" w14:textId="77777777" w:rsidR="00596F7B" w:rsidRPr="00596F7B" w:rsidRDefault="00596F7B" w:rsidP="00596F7B">
      <w:pPr>
        <w:pStyle w:val="EndnoteText"/>
        <w:rPr>
          <w:rFonts w:ascii="Times New Roman" w:hAnsi="Times New Roman" w:cs="Times New Roman"/>
        </w:rPr>
      </w:pPr>
    </w:p>
    <w:p w14:paraId="2483C820" w14:textId="37FBFC6F" w:rsidR="00596F7B" w:rsidRPr="00CD2025" w:rsidRDefault="00596F7B" w:rsidP="00596F7B">
      <w:pPr>
        <w:pStyle w:val="EndnoteText"/>
        <w:rPr>
          <w:rFonts w:ascii="Times New Roman" w:hAnsi="Times New Roman" w:cs="Times New Roman"/>
        </w:rPr>
      </w:pPr>
      <w:r w:rsidRPr="00CD2025">
        <w:rPr>
          <w:rFonts w:ascii="Times New Roman" w:hAnsi="Times New Roman" w:cs="Times New Roman"/>
        </w:rPr>
        <w:t xml:space="preserve">Because race and ethnicity characteristics are correlated with income and education (Chetty et. al., 2020; Povich et. al., 2015), </w:t>
      </w:r>
      <w:r w:rsidR="00E9395B">
        <w:rPr>
          <w:rFonts w:ascii="Times New Roman" w:hAnsi="Times New Roman" w:cs="Times New Roman"/>
        </w:rPr>
        <w:t xml:space="preserve">we conduct </w:t>
      </w:r>
      <w:r w:rsidRPr="00CD2025">
        <w:rPr>
          <w:rFonts w:ascii="Times New Roman" w:hAnsi="Times New Roman" w:cs="Times New Roman"/>
        </w:rPr>
        <w:t>further tests to ensure that variance is not overinflated due to collinearity between the explanatory variables (Michler and Wu, 2020). To check for this, the variance inflation factor (VIF) is calculated</w:t>
      </w:r>
      <w:r w:rsidRPr="00CD2025">
        <w:rPr>
          <w:rFonts w:ascii="Times New Roman" w:hAnsi="Times New Roman" w:cs="Times New Roman"/>
        </w:rPr>
        <w:annotationRef/>
      </w:r>
      <w:r w:rsidRPr="00CD2025">
        <w:rPr>
          <w:rFonts w:ascii="Times New Roman" w:hAnsi="Times New Roman" w:cs="Times New Roman"/>
        </w:rPr>
        <w:annotationRef/>
      </w:r>
      <w:r w:rsidRPr="00CD2025">
        <w:rPr>
          <w:rFonts w:ascii="Times New Roman" w:hAnsi="Times New Roman" w:cs="Times New Roman"/>
        </w:rPr>
        <w:annotationRef/>
      </w:r>
      <w:r w:rsidRPr="00CD2025">
        <w:rPr>
          <w:rFonts w:ascii="Times New Roman" w:hAnsi="Times New Roman" w:cs="Times New Roman"/>
        </w:rPr>
        <w:t xml:space="preserve"> (O’Brien, 2007). </w:t>
      </w:r>
    </w:p>
    <w:p w14:paraId="6EA12F0A" w14:textId="77777777" w:rsidR="00596F7B" w:rsidRPr="00596F7B" w:rsidRDefault="00596F7B" w:rsidP="00596F7B">
      <w:pPr>
        <w:pStyle w:val="EndnoteText"/>
        <w:rPr>
          <w:rFonts w:ascii="Times New Roman" w:hAnsi="Times New Roman" w:cs="Times New Roman"/>
        </w:rPr>
      </w:pPr>
    </w:p>
    <w:p w14:paraId="38969469" w14:textId="1D37447D" w:rsidR="00596F7B" w:rsidRPr="00CD2025" w:rsidRDefault="00596F7B" w:rsidP="00596F7B">
      <w:pPr>
        <w:pStyle w:val="EndnoteText"/>
        <w:rPr>
          <w:rFonts w:ascii="Times New Roman" w:hAnsi="Times New Roman" w:cs="Times New Roman"/>
        </w:rPr>
      </w:pPr>
      <w:r w:rsidRPr="00CD2025">
        <w:rPr>
          <w:rFonts w:ascii="Times New Roman" w:hAnsi="Times New Roman" w:cs="Times New Roman"/>
        </w:rPr>
        <w:t xml:space="preserve">The data analyzed is cross-sectional with 7,756 observations. </w:t>
      </w:r>
      <w:r w:rsidR="00E9395B">
        <w:rPr>
          <w:rFonts w:ascii="Times New Roman" w:hAnsi="Times New Roman" w:cs="Times New Roman"/>
        </w:rPr>
        <w:t>We present f</w:t>
      </w:r>
      <w:r w:rsidRPr="00CD2025">
        <w:rPr>
          <w:rFonts w:ascii="Times New Roman" w:hAnsi="Times New Roman" w:cs="Times New Roman"/>
        </w:rPr>
        <w:t xml:space="preserve">our models, each with the same explanatory variables including race, ethnicity, income, and education. Each dependent variable is a different environmental burden. </w:t>
      </w:r>
      <w:r w:rsidR="006E1015">
        <w:rPr>
          <w:rFonts w:ascii="Times New Roman" w:hAnsi="Times New Roman" w:cs="Times New Roman"/>
        </w:rPr>
        <w:t>Those</w:t>
      </w:r>
      <w:r w:rsidRPr="00CD2025">
        <w:rPr>
          <w:rFonts w:ascii="Times New Roman" w:hAnsi="Times New Roman" w:cs="Times New Roman"/>
        </w:rPr>
        <w:t xml:space="preserve"> identifying as non-Hispanic White, Hawaiian or Pacific Islander, two or more races </w:t>
      </w:r>
      <w:r w:rsidR="00970E4D">
        <w:rPr>
          <w:rFonts w:ascii="Times New Roman" w:hAnsi="Times New Roman" w:cs="Times New Roman"/>
        </w:rPr>
        <w:t>or</w:t>
      </w:r>
      <w:r w:rsidRPr="00CD2025">
        <w:rPr>
          <w:rFonts w:ascii="Times New Roman" w:hAnsi="Times New Roman" w:cs="Times New Roman"/>
        </w:rPr>
        <w:t xml:space="preserve"> another race not accounted for in the ACS</w:t>
      </w:r>
      <w:r w:rsidR="006E1015">
        <w:rPr>
          <w:rFonts w:ascii="Times New Roman" w:hAnsi="Times New Roman" w:cs="Times New Roman"/>
        </w:rPr>
        <w:t xml:space="preserve"> are excluded f</w:t>
      </w:r>
      <w:r w:rsidR="00970E4D">
        <w:rPr>
          <w:rFonts w:ascii="Times New Roman" w:hAnsi="Times New Roman" w:cs="Times New Roman"/>
        </w:rPr>
        <w:t>rom</w:t>
      </w:r>
      <w:r w:rsidR="006E1015">
        <w:rPr>
          <w:rFonts w:ascii="Times New Roman" w:hAnsi="Times New Roman" w:cs="Times New Roman"/>
        </w:rPr>
        <w:t xml:space="preserve"> the models as the comparison group (for race/ethnicity)</w:t>
      </w:r>
      <w:r w:rsidRPr="00CD2025">
        <w:rPr>
          <w:rFonts w:ascii="Times New Roman" w:hAnsi="Times New Roman" w:cs="Times New Roman"/>
        </w:rPr>
        <w:t>. (White population accounts for 78.7% of these excluded categories).</w:t>
      </w:r>
    </w:p>
    <w:p w14:paraId="03C84AB4" w14:textId="77777777" w:rsidR="00596F7B" w:rsidRPr="00596F7B" w:rsidRDefault="00596F7B" w:rsidP="00596F7B">
      <w:pPr>
        <w:pStyle w:val="EndnoteText"/>
        <w:rPr>
          <w:rFonts w:ascii="Times New Roman" w:hAnsi="Times New Roman" w:cs="Times New Roman"/>
        </w:rPr>
      </w:pPr>
    </w:p>
    <w:p w14:paraId="35E6849A" w14:textId="6C4B2B47" w:rsidR="00596F7B" w:rsidRPr="00CD2025" w:rsidRDefault="00596F7B" w:rsidP="00596F7B">
      <w:pPr>
        <w:pStyle w:val="EndnoteText"/>
        <w:rPr>
          <w:rFonts w:ascii="Times New Roman" w:hAnsi="Times New Roman" w:cs="Times New Roman"/>
        </w:rPr>
      </w:pPr>
      <w:r w:rsidRPr="00CD2025">
        <w:rPr>
          <w:rFonts w:ascii="Times New Roman" w:hAnsi="Times New Roman" w:cs="Times New Roman"/>
        </w:rPr>
        <w:t xml:space="preserve">To avoid endogeneity issues due to unobserved heterogeneity, </w:t>
      </w:r>
      <w:r w:rsidR="00F44751">
        <w:rPr>
          <w:rFonts w:ascii="Times New Roman" w:hAnsi="Times New Roman" w:cs="Times New Roman"/>
        </w:rPr>
        <w:t xml:space="preserve">we include </w:t>
      </w:r>
      <w:r w:rsidRPr="00CD2025">
        <w:rPr>
          <w:rFonts w:ascii="Times New Roman" w:hAnsi="Times New Roman" w:cs="Times New Roman"/>
        </w:rPr>
        <w:t xml:space="preserve">state control variables as dummy variables to account for differences in each tract due to the state in which it belongs. These unobserved characteristics could </w:t>
      </w:r>
      <w:r w:rsidRPr="00CD2025">
        <w:rPr>
          <w:rFonts w:ascii="Times New Roman" w:hAnsi="Times New Roman" w:cs="Times New Roman"/>
        </w:rPr>
        <w:lastRenderedPageBreak/>
        <w:t xml:space="preserve">be attitudes and preferences towards these environmental burdens, political beliefs related to social and environmental policies, and environmental amenities that differ across states. Population density is incorporated into the model to account for urban versus rural tracts. </w:t>
      </w:r>
    </w:p>
    <w:p w14:paraId="6779DE09" w14:textId="77777777" w:rsidR="00596F7B" w:rsidRPr="00596F7B" w:rsidRDefault="00596F7B" w:rsidP="00596F7B">
      <w:pPr>
        <w:pStyle w:val="EndnoteText"/>
        <w:rPr>
          <w:rFonts w:ascii="Times New Roman" w:hAnsi="Times New Roman" w:cs="Times New Roman"/>
        </w:rPr>
      </w:pPr>
    </w:p>
    <w:p w14:paraId="4947F428" w14:textId="77777777" w:rsidR="00596F7B" w:rsidRPr="00CD2025" w:rsidRDefault="00596F7B" w:rsidP="00596F7B">
      <w:pPr>
        <w:pStyle w:val="EndnoteText"/>
        <w:rPr>
          <w:rFonts w:ascii="Times New Roman" w:hAnsi="Times New Roman" w:cs="Times New Roman"/>
        </w:rPr>
      </w:pPr>
      <w:r w:rsidRPr="00CD2025">
        <w:rPr>
          <w:rFonts w:ascii="Times New Roman" w:hAnsi="Times New Roman" w:cs="Times New Roman"/>
        </w:rPr>
        <w:t xml:space="preserve">The OLS model is specified below: </w:t>
      </w:r>
    </w:p>
    <w:p w14:paraId="686E8A28" w14:textId="77777777" w:rsidR="00596F7B" w:rsidRPr="00CD2025" w:rsidRDefault="00596F7B" w:rsidP="00596F7B">
      <w:pPr>
        <w:pStyle w:val="EndnoteText"/>
        <w:rPr>
          <w:rFonts w:ascii="Times New Roman" w:hAnsi="Times New Roman" w:cs="Times New Roman"/>
          <w:vertAlign w:val="subscript"/>
        </w:rPr>
      </w:pPr>
      <m:oMathPara>
        <m:oMath>
          <m:r>
            <w:rPr>
              <w:rFonts w:ascii="Cambria Math" w:hAnsi="Cambria Math" w:cs="Times New Roman"/>
            </w:rPr>
            <m:t>EnvBurde</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=ρ+</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His</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AmIn</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Blac</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4</m:t>
              </m:r>
            </m:sub>
          </m:sSub>
          <m:r>
            <w:rPr>
              <w:rFonts w:ascii="Cambria Math" w:hAnsi="Cambria Math" w:cs="Times New Roman"/>
            </w:rPr>
            <m:t>Ed</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5</m:t>
              </m:r>
            </m:sub>
          </m:sSub>
          <m:r>
            <w:rPr>
              <w:rFonts w:ascii="Cambria Math" w:hAnsi="Cambria Math" w:cs="Times New Roman"/>
            </w:rPr>
            <m:t>In</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6</m:t>
              </m:r>
            </m:sub>
          </m:sSub>
          <m:r>
            <w:rPr>
              <w:rFonts w:ascii="Cambria Math" w:hAnsi="Cambria Math" w:cs="Times New Roman"/>
            </w:rPr>
            <m:t>PopDen</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7</m:t>
              </m:r>
            </m:sub>
          </m:sSub>
          <m:r>
            <w:rPr>
              <w:rFonts w:ascii="Cambria Math" w:hAnsi="Cambria Math" w:cs="Times New Roman"/>
            </w:rPr>
            <m:t>DumC</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8</m:t>
              </m:r>
            </m:sub>
          </m:sSub>
          <m:r>
            <w:rPr>
              <w:rFonts w:ascii="Cambria Math" w:hAnsi="Cambria Math" w:cs="Times New Roman"/>
            </w:rPr>
            <m:t>DumC</m:t>
          </m:r>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9</m:t>
              </m:r>
            </m:sub>
          </m:sSub>
          <m:r>
            <w:rPr>
              <w:rFonts w:ascii="Cambria Math" w:hAnsi="Cambria Math" w:cs="Times New Roman"/>
            </w:rPr>
            <m:t>DumN</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10</m:t>
              </m:r>
            </m:sub>
          </m:sSub>
          <m:r>
            <w:rPr>
              <w:rFonts w:ascii="Cambria Math" w:hAnsi="Cambria Math" w:cs="Times New Roman"/>
            </w:rPr>
            <m:t>DumN</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11</m:t>
              </m:r>
            </m:sub>
          </m:sSub>
          <m:r>
            <w:rPr>
              <w:rFonts w:ascii="Cambria Math" w:hAnsi="Cambria Math" w:cs="Times New Roman"/>
            </w:rPr>
            <m:t>DumU</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12</m:t>
              </m:r>
            </m:sub>
          </m:sSub>
          <m:r>
            <w:rPr>
              <w:rFonts w:ascii="Cambria Math" w:hAnsi="Cambria Math" w:cs="Times New Roman"/>
            </w:rPr>
            <m:t>DumW</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oMath>
      </m:oMathPara>
    </w:p>
    <w:p w14:paraId="73B70263" w14:textId="77777777" w:rsidR="00596F7B" w:rsidRPr="00596F7B" w:rsidRDefault="00596F7B" w:rsidP="00596F7B">
      <w:pPr>
        <w:pStyle w:val="EndnoteText"/>
        <w:rPr>
          <w:rFonts w:ascii="Times New Roman" w:hAnsi="Times New Roman" w:cs="Times New Roman"/>
        </w:rPr>
      </w:pPr>
    </w:p>
    <w:p w14:paraId="4EE37258" w14:textId="77777777" w:rsidR="00596F7B" w:rsidRPr="00CD2025" w:rsidRDefault="00596F7B" w:rsidP="00596F7B">
      <w:pPr>
        <w:pStyle w:val="EndnoteText"/>
        <w:rPr>
          <w:rFonts w:ascii="Times New Roman" w:hAnsi="Times New Roman" w:cs="Times New Roman"/>
        </w:rPr>
      </w:pPr>
      <w:r w:rsidRPr="00CD2025">
        <w:rPr>
          <w:rFonts w:ascii="Times New Roman" w:hAnsi="Times New Roman" w:cs="Times New Roman"/>
        </w:rPr>
        <w:t>Model components are as follows:</w:t>
      </w:r>
    </w:p>
    <w:p w14:paraId="06A686D8" w14:textId="15D23F49"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EnvBurde</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m:t>
            </m:r>
          </m:sub>
        </m:sSub>
      </m:oMath>
      <w:r w:rsidRPr="00CD2025">
        <w:rPr>
          <w:rFonts w:ascii="Times New Roman" w:hAnsi="Times New Roman" w:cs="Times New Roman"/>
        </w:rPr>
        <w:t xml:space="preserve"> pertains to the four environmental burdens of interest including lack of green space, </w:t>
      </w:r>
      <w:del w:id="300" w:author="Zoey Spitzer" w:date="2024-08-20T23:58:00Z" w16du:dateUtc="2024-08-21T03:58:00Z">
        <w:r w:rsidRPr="00CD2025" w:rsidDel="002673E2">
          <w:rPr>
            <w:rFonts w:ascii="Times New Roman" w:hAnsi="Times New Roman" w:cs="Times New Roman"/>
          </w:rPr>
          <w:delText>lack of indoor kitchens or plumbing,</w:delText>
        </w:r>
      </w:del>
      <w:proofErr w:type="gramStart"/>
      <w:ins w:id="301" w:author="Zoey Spitzer" w:date="2024-08-20T23:58:00Z" w16du:dateUtc="2024-08-21T03:58:00Z">
        <w:r w:rsidR="002673E2">
          <w:rPr>
            <w:rFonts w:ascii="Times New Roman" w:hAnsi="Times New Roman" w:cs="Times New Roman"/>
          </w:rPr>
          <w:t xml:space="preserve">IHWA, </w:t>
        </w:r>
      </w:ins>
      <w:r w:rsidRPr="00CD2025">
        <w:rPr>
          <w:rFonts w:ascii="Times New Roman" w:hAnsi="Times New Roman" w:cs="Times New Roman"/>
        </w:rPr>
        <w:t xml:space="preserve"> leaky</w:t>
      </w:r>
      <w:proofErr w:type="gramEnd"/>
      <w:r w:rsidRPr="00CD2025">
        <w:rPr>
          <w:rFonts w:ascii="Times New Roman" w:hAnsi="Times New Roman" w:cs="Times New Roman"/>
        </w:rPr>
        <w:t xml:space="preserve"> USTs, and </w:t>
      </w:r>
      <w:del w:id="302" w:author="Zoey Spitzer" w:date="2024-08-20T23:58:00Z" w16du:dateUtc="2024-08-21T03:58:00Z">
        <w:r w:rsidRPr="00CD2025" w:rsidDel="002673E2">
          <w:rPr>
            <w:rFonts w:ascii="Times New Roman" w:hAnsi="Times New Roman" w:cs="Times New Roman"/>
          </w:rPr>
          <w:delText>PM2.5 in the air</w:delText>
        </w:r>
      </w:del>
      <w:ins w:id="303" w:author="Zoey Spitzer" w:date="2024-08-20T23:58:00Z" w16du:dateUtc="2024-08-21T03:58:00Z">
        <w:r w:rsidR="002673E2">
          <w:rPr>
            <w:rFonts w:ascii="Times New Roman" w:hAnsi="Times New Roman" w:cs="Times New Roman"/>
          </w:rPr>
          <w:t>DPIA</w:t>
        </w:r>
      </w:ins>
      <w:r w:rsidRPr="00CD2025">
        <w:rPr>
          <w:rFonts w:ascii="Times New Roman" w:hAnsi="Times New Roman" w:cs="Times New Roman"/>
        </w:rPr>
        <w:t xml:space="preserve"> in tract </w:t>
      </w:r>
      <m:oMath>
        <m:r>
          <w:rPr>
            <w:rFonts w:ascii="Cambria Math" w:hAnsi="Cambria Math" w:cs="Times New Roman"/>
          </w:rPr>
          <m:t>i</m:t>
        </m:r>
      </m:oMath>
      <w:r w:rsidRPr="00CD2025">
        <w:rPr>
          <w:rFonts w:ascii="Times New Roman" w:hAnsi="Times New Roman" w:cs="Times New Roman"/>
        </w:rPr>
        <w:t xml:space="preserve">. </w:t>
      </w:r>
    </w:p>
    <w:p w14:paraId="3D8FBD06" w14:textId="77777777" w:rsidR="00596F7B" w:rsidRPr="00CD2025" w:rsidRDefault="00596F7B" w:rsidP="00596F7B">
      <w:pPr>
        <w:pStyle w:val="EndnoteText"/>
        <w:numPr>
          <w:ilvl w:val="0"/>
          <w:numId w:val="1"/>
        </w:numPr>
        <w:rPr>
          <w:rFonts w:ascii="Times New Roman" w:hAnsi="Times New Roman" w:cs="Times New Roman"/>
          <w:i/>
        </w:rPr>
      </w:pPr>
      <m:oMath>
        <m:r>
          <w:rPr>
            <w:rFonts w:ascii="Cambria Math" w:hAnsi="Cambria Math" w:cs="Times New Roman"/>
          </w:rPr>
          <m:t>ρ</m:t>
        </m:r>
      </m:oMath>
      <w:r w:rsidRPr="00CD2025">
        <w:rPr>
          <w:rFonts w:ascii="Times New Roman" w:hAnsi="Times New Roman" w:cs="Times New Roman"/>
          <w:i/>
        </w:rPr>
        <w:t xml:space="preserve"> </w:t>
      </w:r>
      <w:r w:rsidRPr="00CD2025">
        <w:rPr>
          <w:rFonts w:ascii="Times New Roman" w:hAnsi="Times New Roman" w:cs="Times New Roman"/>
        </w:rPr>
        <w:t>is the intercept.</w:t>
      </w:r>
    </w:p>
    <w:p w14:paraId="4E535DA1" w14:textId="77777777" w:rsidR="00596F7B" w:rsidRPr="00CD2025" w:rsidRDefault="00000000" w:rsidP="00596F7B">
      <w:pPr>
        <w:pStyle w:val="EndnoteText"/>
        <w:numPr>
          <w:ilvl w:val="0"/>
          <w:numId w:val="1"/>
        </w:num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1,2,3,4,5,6,7,8,9,10,11,12</m:t>
            </m:r>
          </m:sub>
        </m:sSub>
      </m:oMath>
      <w:r w:rsidR="00596F7B" w:rsidRPr="00CD2025">
        <w:rPr>
          <w:rFonts w:ascii="Times New Roman" w:hAnsi="Times New Roman" w:cs="Times New Roman"/>
          <w:i/>
        </w:rPr>
        <w:t xml:space="preserve"> </w:t>
      </w:r>
      <w:r w:rsidR="00596F7B" w:rsidRPr="00CD2025">
        <w:rPr>
          <w:rFonts w:ascii="Times New Roman" w:hAnsi="Times New Roman" w:cs="Times New Roman"/>
        </w:rPr>
        <w:t>are variable coefficients.</w:t>
      </w:r>
    </w:p>
    <w:p w14:paraId="6F3BCA25" w14:textId="77777777"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His</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ub>
        </m:sSub>
      </m:oMath>
      <w:r w:rsidRPr="00CD2025">
        <w:rPr>
          <w:rFonts w:ascii="Times New Roman" w:hAnsi="Times New Roman" w:cs="Times New Roman"/>
        </w:rPr>
        <w:t xml:space="preserve"> is the number of those who identify as Hispanic, regardless of race, in tract </w:t>
      </w:r>
      <m:oMath>
        <m:r>
          <w:rPr>
            <w:rFonts w:ascii="Cambria Math" w:hAnsi="Cambria Math" w:cs="Times New Roman"/>
          </w:rPr>
          <m:t>i</m:t>
        </m:r>
      </m:oMath>
      <w:r w:rsidRPr="00CD2025">
        <w:rPr>
          <w:rFonts w:ascii="Times New Roman" w:hAnsi="Times New Roman" w:cs="Times New Roman"/>
        </w:rPr>
        <w:t>.</w:t>
      </w:r>
    </w:p>
    <w:p w14:paraId="63C6D36B" w14:textId="77777777"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AmIn</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m:t>
            </m:r>
          </m:sub>
        </m:sSub>
      </m:oMath>
      <w:r w:rsidRPr="00CD2025">
        <w:rPr>
          <w:rFonts w:ascii="Times New Roman" w:hAnsi="Times New Roman" w:cs="Times New Roman"/>
        </w:rPr>
        <w:t xml:space="preserve"> is the number of those who identify as American Indian, non-Hispanic, in tract </w:t>
      </w:r>
      <m:oMath>
        <m:r>
          <w:rPr>
            <w:rFonts w:ascii="Cambria Math" w:hAnsi="Cambria Math" w:cs="Times New Roman"/>
          </w:rPr>
          <m:t>i</m:t>
        </m:r>
      </m:oMath>
      <w:r w:rsidRPr="00CD2025">
        <w:rPr>
          <w:rFonts w:ascii="Times New Roman" w:hAnsi="Times New Roman" w:cs="Times New Roman"/>
        </w:rPr>
        <w:t>.</w:t>
      </w:r>
    </w:p>
    <w:p w14:paraId="5DA991F3" w14:textId="77777777"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Blac</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m:t>
            </m:r>
          </m:sub>
        </m:sSub>
      </m:oMath>
      <w:r w:rsidRPr="00CD2025">
        <w:rPr>
          <w:rFonts w:ascii="Times New Roman" w:hAnsi="Times New Roman" w:cs="Times New Roman"/>
        </w:rPr>
        <w:t xml:space="preserve"> is the number of those who identify as Black, non-Hispanic, in tract </w:t>
      </w:r>
      <m:oMath>
        <m:r>
          <w:rPr>
            <w:rFonts w:ascii="Cambria Math" w:hAnsi="Cambria Math" w:cs="Times New Roman"/>
          </w:rPr>
          <m:t>i</m:t>
        </m:r>
      </m:oMath>
      <w:r w:rsidRPr="00CD2025">
        <w:rPr>
          <w:rFonts w:ascii="Times New Roman" w:hAnsi="Times New Roman" w:cs="Times New Roman"/>
        </w:rPr>
        <w:t>.</w:t>
      </w:r>
    </w:p>
    <w:p w14:paraId="4D510E90" w14:textId="77777777"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Ed</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oMath>
      <w:r w:rsidRPr="00CD2025">
        <w:rPr>
          <w:rFonts w:ascii="Times New Roman" w:hAnsi="Times New Roman" w:cs="Times New Roman"/>
        </w:rPr>
        <w:t xml:space="preserve"> is the percentage of those, 25 or older, without a high school degree in tract </w:t>
      </w:r>
      <m:oMath>
        <m:r>
          <w:rPr>
            <w:rFonts w:ascii="Cambria Math" w:hAnsi="Cambria Math" w:cs="Times New Roman"/>
          </w:rPr>
          <m:t>i</m:t>
        </m:r>
      </m:oMath>
      <w:r w:rsidRPr="00CD2025">
        <w:rPr>
          <w:rFonts w:ascii="Times New Roman" w:hAnsi="Times New Roman" w:cs="Times New Roman"/>
        </w:rPr>
        <w:t>.</w:t>
      </w:r>
    </w:p>
    <w:p w14:paraId="39A88ABF" w14:textId="77777777"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In</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oMath>
      <w:r w:rsidRPr="00CD2025">
        <w:rPr>
          <w:rFonts w:ascii="Times New Roman" w:hAnsi="Times New Roman" w:cs="Times New Roman"/>
        </w:rPr>
        <w:t xml:space="preserve"> is mean income in tract </w:t>
      </w:r>
      <m:oMath>
        <m:r>
          <w:rPr>
            <w:rFonts w:ascii="Cambria Math" w:hAnsi="Cambria Math" w:cs="Times New Roman"/>
          </w:rPr>
          <m:t>i</m:t>
        </m:r>
      </m:oMath>
      <w:r w:rsidRPr="00CD2025">
        <w:rPr>
          <w:rFonts w:ascii="Times New Roman" w:hAnsi="Times New Roman" w:cs="Times New Roman"/>
        </w:rPr>
        <w:t>.</w:t>
      </w:r>
    </w:p>
    <w:p w14:paraId="11DF9276" w14:textId="77777777"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PopDen</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CD2025">
        <w:rPr>
          <w:rFonts w:ascii="Times New Roman" w:hAnsi="Times New Roman" w:cs="Times New Roman"/>
        </w:rPr>
        <w:t xml:space="preserve"> is the population density in tract </w:t>
      </w:r>
      <m:oMath>
        <m:r>
          <w:rPr>
            <w:rFonts w:ascii="Cambria Math" w:hAnsi="Cambria Math" w:cs="Times New Roman"/>
          </w:rPr>
          <m:t>i</m:t>
        </m:r>
      </m:oMath>
      <w:r w:rsidRPr="00CD2025">
        <w:rPr>
          <w:rFonts w:ascii="Times New Roman" w:hAnsi="Times New Roman" w:cs="Times New Roman"/>
        </w:rPr>
        <w:t>.</w:t>
      </w:r>
    </w:p>
    <w:p w14:paraId="490280E0" w14:textId="77777777" w:rsidR="00596F7B" w:rsidRPr="00CD2025" w:rsidRDefault="00596F7B" w:rsidP="00596F7B">
      <w:pPr>
        <w:pStyle w:val="EndnoteText"/>
        <w:numPr>
          <w:ilvl w:val="0"/>
          <w:numId w:val="1"/>
        </w:numPr>
        <w:rPr>
          <w:rFonts w:ascii="Times New Roman" w:hAnsi="Times New Roman" w:cs="Times New Roman"/>
        </w:rPr>
      </w:pPr>
      <m:oMath>
        <m:r>
          <w:rPr>
            <w:rFonts w:ascii="Cambria Math" w:hAnsi="Cambria Math" w:cs="Times New Roman"/>
          </w:rPr>
          <m:t>DumC</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oMath>
      <w:r w:rsidRPr="00CD2025">
        <w:rPr>
          <w:rFonts w:ascii="Times New Roman" w:hAnsi="Times New Roman" w:cs="Times New Roman"/>
        </w:rPr>
        <w:t xml:space="preserve">, </w:t>
      </w:r>
      <m:oMath>
        <m:r>
          <w:rPr>
            <w:rFonts w:ascii="Cambria Math" w:hAnsi="Cambria Math" w:cs="Times New Roman"/>
          </w:rPr>
          <m:t>DumC</m:t>
        </m:r>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i</m:t>
            </m:r>
          </m:sub>
        </m:sSub>
      </m:oMath>
      <w:r w:rsidRPr="00CD2025">
        <w:rPr>
          <w:rFonts w:ascii="Times New Roman" w:hAnsi="Times New Roman" w:cs="Times New Roman"/>
        </w:rPr>
        <w:t xml:space="preserve">, </w:t>
      </w:r>
      <m:oMath>
        <m:r>
          <w:rPr>
            <w:rFonts w:ascii="Cambria Math" w:hAnsi="Cambria Math" w:cs="Times New Roman"/>
          </w:rPr>
          <m:t>DumN</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oMath>
      <w:r w:rsidRPr="00CD2025">
        <w:rPr>
          <w:rFonts w:ascii="Times New Roman" w:hAnsi="Times New Roman" w:cs="Times New Roman"/>
        </w:rPr>
        <w:t xml:space="preserve">, </w:t>
      </w:r>
      <m:oMath>
        <m:r>
          <w:rPr>
            <w:rFonts w:ascii="Cambria Math" w:hAnsi="Cambria Math" w:cs="Times New Roman"/>
          </w:rPr>
          <m:t>DumN</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oMath>
      <w:r w:rsidRPr="00CD2025">
        <w:rPr>
          <w:rFonts w:ascii="Times New Roman" w:hAnsi="Times New Roman" w:cs="Times New Roman"/>
        </w:rPr>
        <w:t xml:space="preserve">, </w:t>
      </w:r>
      <m:oMath>
        <m:r>
          <w:rPr>
            <w:rFonts w:ascii="Cambria Math" w:hAnsi="Cambria Math" w:cs="Times New Roman"/>
          </w:rPr>
          <m:t>DumU</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oMath>
      <w:r w:rsidRPr="00CD2025">
        <w:rPr>
          <w:rFonts w:ascii="Times New Roman" w:hAnsi="Times New Roman" w:cs="Times New Roman"/>
        </w:rPr>
        <w:t xml:space="preserve">, and </w:t>
      </w:r>
      <m:oMath>
        <m:r>
          <w:rPr>
            <w:rFonts w:ascii="Cambria Math" w:hAnsi="Cambria Math" w:cs="Times New Roman"/>
          </w:rPr>
          <m:t>DumW</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Pr="00CD2025">
        <w:rPr>
          <w:rFonts w:ascii="Times New Roman" w:hAnsi="Times New Roman" w:cs="Times New Roman"/>
        </w:rPr>
        <w:t xml:space="preserve"> represent dummy variables for each state.</w:t>
      </w:r>
    </w:p>
    <w:p w14:paraId="68892FCE" w14:textId="77777777" w:rsidR="00596F7B" w:rsidRPr="00596F7B" w:rsidRDefault="00596F7B" w:rsidP="00596F7B"/>
    <w:p w14:paraId="4158377D" w14:textId="77777777" w:rsidR="00402B09" w:rsidRPr="00596F7B" w:rsidRDefault="00402B09" w:rsidP="00596F7B">
      <w:pPr>
        <w:pStyle w:val="Heading1"/>
        <w:rPr>
          <w:rFonts w:ascii="Times New Roman" w:eastAsia="Times New Roman" w:hAnsi="Times New Roman" w:cs="Times New Roman"/>
          <w:color w:val="auto"/>
        </w:rPr>
      </w:pPr>
      <w:r w:rsidRPr="00596F7B">
        <w:rPr>
          <w:rFonts w:ascii="Times New Roman" w:eastAsia="Times New Roman" w:hAnsi="Times New Roman" w:cs="Times New Roman"/>
          <w:color w:val="auto"/>
        </w:rPr>
        <w:t>Data Availability</w:t>
      </w:r>
    </w:p>
    <w:p w14:paraId="705587DB" w14:textId="77777777" w:rsidR="00402B09" w:rsidRDefault="00402B09" w:rsidP="00402B09">
      <w:r>
        <w:t xml:space="preserve">Data is freely available for download from the CEJST and U.S. Census Bureau. All data used in this study can be found through sources cited throughout the paper. </w:t>
      </w:r>
    </w:p>
    <w:p w14:paraId="1C49C769" w14:textId="77777777" w:rsidR="00402B09" w:rsidRPr="00596F7B" w:rsidRDefault="00402B09" w:rsidP="00596F7B">
      <w:pPr>
        <w:pStyle w:val="Heading1"/>
        <w:rPr>
          <w:rFonts w:ascii="Times New Roman" w:hAnsi="Times New Roman" w:cs="Times New Roman"/>
          <w:color w:val="auto"/>
        </w:rPr>
      </w:pPr>
      <w:r w:rsidRPr="00596F7B">
        <w:rPr>
          <w:rFonts w:ascii="Times New Roman" w:hAnsi="Times New Roman" w:cs="Times New Roman"/>
          <w:color w:val="auto"/>
        </w:rPr>
        <w:t xml:space="preserve">Code Availability </w:t>
      </w:r>
    </w:p>
    <w:p w14:paraId="5573BB85" w14:textId="77777777" w:rsidR="00402B09" w:rsidRPr="009C2DEA" w:rsidRDefault="00402B09" w:rsidP="00402B09">
      <w:r>
        <w:t xml:space="preserve">The code used for this analysis can be found… </w:t>
      </w:r>
    </w:p>
    <w:p w14:paraId="362CDC7A" w14:textId="77777777" w:rsidR="00402B09" w:rsidRPr="00150B8B" w:rsidRDefault="00402B09" w:rsidP="00402B09">
      <w:pPr>
        <w:pStyle w:val="Heading2"/>
        <w:rPr>
          <w:rStyle w:val="Heading1Char"/>
          <w:rFonts w:ascii="Times New Roman" w:hAnsi="Times New Roman" w:cs="Times New Roman"/>
          <w:color w:val="auto"/>
        </w:rPr>
      </w:pPr>
      <w:commentRangeStart w:id="304"/>
      <w:commentRangeStart w:id="305"/>
      <w:commentRangeStart w:id="306"/>
      <w:commentRangeStart w:id="307"/>
      <w:r w:rsidRPr="00150B8B">
        <w:rPr>
          <w:rStyle w:val="Heading1Char"/>
          <w:rFonts w:ascii="Times New Roman" w:hAnsi="Times New Roman" w:cs="Times New Roman"/>
          <w:color w:val="auto"/>
        </w:rPr>
        <w:t>References</w:t>
      </w:r>
      <w:commentRangeEnd w:id="304"/>
      <w:r>
        <w:rPr>
          <w:rStyle w:val="CommentReference"/>
          <w:rFonts w:ascii="Aptos" w:eastAsia="Aptos" w:hAnsi="Aptos" w:cs="Aptos"/>
          <w:color w:val="auto"/>
        </w:rPr>
        <w:commentReference w:id="304"/>
      </w:r>
      <w:commentRangeEnd w:id="305"/>
      <w:r>
        <w:rPr>
          <w:rStyle w:val="CommentReference"/>
          <w:rFonts w:ascii="Aptos" w:eastAsia="Aptos" w:hAnsi="Aptos" w:cs="Aptos"/>
          <w:color w:val="auto"/>
        </w:rPr>
        <w:commentReference w:id="305"/>
      </w:r>
      <w:commentRangeEnd w:id="306"/>
      <w:r w:rsidR="003B31F0">
        <w:rPr>
          <w:rStyle w:val="CommentReference"/>
          <w:rFonts w:ascii="Aptos" w:eastAsia="Aptos" w:hAnsi="Aptos" w:cs="Aptos"/>
          <w:color w:val="auto"/>
        </w:rPr>
        <w:commentReference w:id="306"/>
      </w:r>
      <w:commentRangeEnd w:id="307"/>
      <w:r w:rsidR="00F57FA8">
        <w:rPr>
          <w:rStyle w:val="CommentReference"/>
          <w:rFonts w:ascii="Aptos" w:eastAsia="Aptos" w:hAnsi="Aptos" w:cs="Aptos"/>
          <w:color w:val="auto"/>
        </w:rPr>
        <w:commentReference w:id="307"/>
      </w:r>
    </w:p>
    <w:p w14:paraId="72130371" w14:textId="77777777" w:rsidR="00402B09" w:rsidRDefault="00402B09" w:rsidP="00402B09">
      <w:pPr>
        <w:spacing w:line="360" w:lineRule="auto"/>
        <w:rPr>
          <w:rFonts w:ascii="Times New Roman" w:eastAsia="Times New Roman" w:hAnsi="Times New Roman" w:cs="Times New Roman"/>
          <w:sz w:val="24"/>
          <w:szCs w:val="24"/>
        </w:rPr>
      </w:pPr>
      <w:r w:rsidRPr="003428B1">
        <w:rPr>
          <w:rFonts w:ascii="Times New Roman" w:eastAsia="Times New Roman" w:hAnsi="Times New Roman" w:cs="Times New Roman"/>
          <w:sz w:val="24"/>
          <w:szCs w:val="24"/>
        </w:rPr>
        <w:t xml:space="preserve">Aram F, EH Garcia, E </w:t>
      </w:r>
      <w:proofErr w:type="spellStart"/>
      <w:r w:rsidRPr="003428B1">
        <w:rPr>
          <w:rFonts w:ascii="Times New Roman" w:eastAsia="Times New Roman" w:hAnsi="Times New Roman" w:cs="Times New Roman"/>
          <w:sz w:val="24"/>
          <w:szCs w:val="24"/>
        </w:rPr>
        <w:t>Solgi</w:t>
      </w:r>
      <w:proofErr w:type="spellEnd"/>
      <w:r w:rsidRPr="003428B1">
        <w:rPr>
          <w:rFonts w:ascii="Times New Roman" w:eastAsia="Times New Roman" w:hAnsi="Times New Roman" w:cs="Times New Roman"/>
          <w:sz w:val="24"/>
          <w:szCs w:val="24"/>
        </w:rPr>
        <w:t xml:space="preserve">, and S </w:t>
      </w:r>
      <w:proofErr w:type="spellStart"/>
      <w:r w:rsidRPr="003428B1">
        <w:rPr>
          <w:rFonts w:ascii="Times New Roman" w:eastAsia="Times New Roman" w:hAnsi="Times New Roman" w:cs="Times New Roman"/>
          <w:sz w:val="24"/>
          <w:szCs w:val="24"/>
        </w:rPr>
        <w:t>Mansournia</w:t>
      </w:r>
      <w:proofErr w:type="spellEnd"/>
      <w:r w:rsidRPr="003428B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2019. “</w:t>
      </w:r>
      <w:r w:rsidRPr="003428B1">
        <w:rPr>
          <w:rFonts w:ascii="Times New Roman" w:eastAsia="Times New Roman" w:hAnsi="Times New Roman" w:cs="Times New Roman"/>
          <w:sz w:val="24"/>
          <w:szCs w:val="24"/>
        </w:rPr>
        <w:t>Urban green space cooling effect in</w:t>
      </w:r>
    </w:p>
    <w:p w14:paraId="5E77FF0F" w14:textId="77777777" w:rsidR="00402B09" w:rsidRDefault="00402B09" w:rsidP="00402B09">
      <w:pPr>
        <w:spacing w:line="360" w:lineRule="auto"/>
        <w:ind w:firstLine="720"/>
        <w:rPr>
          <w:rFonts w:ascii="Times New Roman" w:eastAsia="Times New Roman" w:hAnsi="Times New Roman" w:cs="Times New Roman"/>
          <w:sz w:val="24"/>
          <w:szCs w:val="24"/>
        </w:rPr>
      </w:pPr>
      <w:r w:rsidRPr="003428B1">
        <w:rPr>
          <w:rFonts w:ascii="Times New Roman" w:eastAsia="Times New Roman" w:hAnsi="Times New Roman" w:cs="Times New Roman"/>
          <w:sz w:val="24"/>
          <w:szCs w:val="24"/>
        </w:rPr>
        <w:t>cities.</w:t>
      </w:r>
      <w:r>
        <w:rPr>
          <w:rFonts w:ascii="Times New Roman" w:eastAsia="Times New Roman" w:hAnsi="Times New Roman" w:cs="Times New Roman"/>
          <w:sz w:val="24"/>
          <w:szCs w:val="24"/>
        </w:rPr>
        <w:t>”</w:t>
      </w:r>
      <w:r w:rsidRPr="003428B1">
        <w:rPr>
          <w:rFonts w:ascii="Times New Roman" w:eastAsia="Times New Roman" w:hAnsi="Times New Roman" w:cs="Times New Roman"/>
          <w:sz w:val="24"/>
          <w:szCs w:val="24"/>
        </w:rPr>
        <w:t xml:space="preserve"> </w:t>
      </w:r>
      <w:proofErr w:type="spellStart"/>
      <w:r w:rsidRPr="003428B1">
        <w:rPr>
          <w:rFonts w:ascii="Times New Roman" w:eastAsia="Times New Roman" w:hAnsi="Times New Roman" w:cs="Times New Roman"/>
          <w:sz w:val="24"/>
          <w:szCs w:val="24"/>
        </w:rPr>
        <w:t>Heliyon</w:t>
      </w:r>
      <w:proofErr w:type="spellEnd"/>
      <w:r w:rsidRPr="003428B1">
        <w:rPr>
          <w:rFonts w:ascii="Times New Roman" w:eastAsia="Times New Roman" w:hAnsi="Times New Roman" w:cs="Times New Roman"/>
          <w:sz w:val="24"/>
          <w:szCs w:val="24"/>
        </w:rPr>
        <w:t xml:space="preserve">, 5(4): e01339. </w:t>
      </w:r>
      <w:hyperlink r:id="rId27" w:history="1">
        <w:r w:rsidRPr="0053721A">
          <w:rPr>
            <w:rStyle w:val="Hyperlink"/>
            <w:rFonts w:ascii="Times New Roman" w:eastAsia="Times New Roman" w:hAnsi="Times New Roman" w:cs="Times New Roman"/>
            <w:sz w:val="24"/>
            <w:szCs w:val="24"/>
          </w:rPr>
          <w:t>https://doi.org/10.1016%2Fj.heliyon.2019.e01339</w:t>
        </w:r>
      </w:hyperlink>
    </w:p>
    <w:p w14:paraId="3C80C9C7"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Bae J and MJ Lynch. 2023.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Ethnicity, Poverty, Race, and the Unequal Distribution of </w:t>
      </w:r>
      <w:r>
        <w:rPr>
          <w:rFonts w:ascii="Times New Roman" w:eastAsia="Times New Roman" w:hAnsi="Times New Roman" w:cs="Times New Roman"/>
          <w:sz w:val="24"/>
          <w:szCs w:val="24"/>
        </w:rPr>
        <w:t>U.S.</w:t>
      </w:r>
    </w:p>
    <w:p w14:paraId="33C99D47"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Safe Drinking Water Act Violations, 2016-2018.</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The Sociological Quarterly, 64(2),</w:t>
      </w:r>
    </w:p>
    <w:p w14:paraId="58A3794B"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274–295. DOI: 10.1080/00380253.2022.2096148</w:t>
      </w:r>
    </w:p>
    <w:p w14:paraId="12711D8C" w14:textId="7777777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Bandala ER, MI McCarthy, and N Brune. 2022.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Water security in native American</w:t>
      </w:r>
    </w:p>
    <w:p w14:paraId="18873B89"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communities of Nevada.</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Environmental Science &amp; Policy, 136, 520-529. DOI:</w:t>
      </w:r>
    </w:p>
    <w:p w14:paraId="1703A8AD"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lastRenderedPageBreak/>
        <w:t>10.1016/j.envsci.2022.07.009</w:t>
      </w:r>
    </w:p>
    <w:p w14:paraId="04BF352A" w14:textId="77777777" w:rsidR="00571A86" w:rsidRDefault="00571A86" w:rsidP="00571A8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Banzhaf S, L Ma, and C Timmins. 2019. “Environmental Justice: The Economics of Race, Place,</w:t>
      </w:r>
    </w:p>
    <w:p w14:paraId="53964447" w14:textId="77777777" w:rsidR="00571A86" w:rsidRDefault="00571A86" w:rsidP="00571A8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Pollution.” Journal of Economic Perspectives, 33(1): 185-208. </w:t>
      </w:r>
    </w:p>
    <w:p w14:paraId="2E1FF58A" w14:textId="34DB13E0" w:rsidR="00571A86" w:rsidRDefault="00571A86" w:rsidP="004C0CD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https://doi.org/10.1257/jep.33.1.185</w:t>
      </w:r>
    </w:p>
    <w:p w14:paraId="026AA747" w14:textId="4794AF90"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Bell ML and K Ebisu. 2012.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Environmental Inequality in Exposures to Airborne Particulate</w:t>
      </w:r>
    </w:p>
    <w:p w14:paraId="50A00BA2"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Matter Components in the United States.</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Environmental Health Perspectives, 120(12),</w:t>
      </w:r>
    </w:p>
    <w:p w14:paraId="26EB3294"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1699-1704. DOI: 10.1289/ehp.1205201</w:t>
      </w:r>
    </w:p>
    <w:p w14:paraId="28001163" w14:textId="7777777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Berggren J. 2018.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Utilizing sustainability criteria to evaluate river basin decision-making: the</w:t>
      </w:r>
    </w:p>
    <w:p w14:paraId="25A7D098"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case of the Colorado River Basin.</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Regional Environmental Change, 18(6), 1621-1632.</w:t>
      </w:r>
    </w:p>
    <w:p w14:paraId="31FA1197"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DOI: 10.1007/s10113-018-1354-2</w:t>
      </w:r>
    </w:p>
    <w:p w14:paraId="79ED2F79" w14:textId="77777777" w:rsidR="00292152" w:rsidRDefault="00292152" w:rsidP="00402B09">
      <w:pPr>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Bullard R. 1994. “Environmental Racism and Invisible Communities.” West Virginia Law</w:t>
      </w:r>
    </w:p>
    <w:p w14:paraId="1C756163" w14:textId="0FD1AD2C" w:rsidR="00292152" w:rsidRDefault="00292152" w:rsidP="004C0CDF">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Review, 96. </w:t>
      </w:r>
      <w:r w:rsidRPr="00292152">
        <w:rPr>
          <w:rFonts w:ascii="Times New Roman" w:eastAsia="Times New Roman" w:hAnsi="Times New Roman" w:cs="Times New Roman"/>
          <w:sz w:val="24"/>
          <w:szCs w:val="24"/>
        </w:rPr>
        <w:t>https://researchrepository.wvu.edu/wvlr/vol96/iss4/9</w:t>
      </w:r>
    </w:p>
    <w:p w14:paraId="61819470" w14:textId="222910C7" w:rsidR="00402B09" w:rsidRDefault="00402B09" w:rsidP="00402B09">
      <w:pPr>
        <w:spacing w:line="360" w:lineRule="auto"/>
        <w:ind w:left="720" w:hanging="720"/>
        <w:rPr>
          <w:rFonts w:ascii="Times New Roman" w:eastAsia="Times New Roman" w:hAnsi="Times New Roman" w:cs="Times New Roman"/>
          <w:sz w:val="24"/>
          <w:szCs w:val="24"/>
        </w:rPr>
      </w:pPr>
      <w:r w:rsidRPr="006C5310">
        <w:rPr>
          <w:rFonts w:ascii="Times New Roman" w:eastAsia="Times New Roman" w:hAnsi="Times New Roman" w:cs="Times New Roman"/>
          <w:sz w:val="24"/>
          <w:szCs w:val="24"/>
        </w:rPr>
        <w:t xml:space="preserve">Chetty R, JN Friedman, N Hendren, MR Jones, and SR Porter. 2018. </w:t>
      </w:r>
      <w:r>
        <w:rPr>
          <w:rFonts w:ascii="Times New Roman" w:eastAsia="Times New Roman" w:hAnsi="Times New Roman" w:cs="Times New Roman"/>
          <w:sz w:val="24"/>
          <w:szCs w:val="24"/>
        </w:rPr>
        <w:t>“</w:t>
      </w:r>
      <w:r w:rsidRPr="006C5310">
        <w:rPr>
          <w:rFonts w:ascii="Times New Roman" w:eastAsia="Times New Roman" w:hAnsi="Times New Roman" w:cs="Times New Roman"/>
          <w:sz w:val="24"/>
          <w:szCs w:val="24"/>
        </w:rPr>
        <w:t>The Opportunity Atlas: Mapping the Childhood Roots of Social Mobility.</w:t>
      </w:r>
      <w:r>
        <w:rPr>
          <w:rFonts w:ascii="Times New Roman" w:eastAsia="Times New Roman" w:hAnsi="Times New Roman" w:cs="Times New Roman"/>
          <w:sz w:val="24"/>
          <w:szCs w:val="24"/>
        </w:rPr>
        <w:t>”</w:t>
      </w:r>
      <w:r w:rsidRPr="006C5310">
        <w:rPr>
          <w:rFonts w:ascii="Times New Roman" w:eastAsia="Times New Roman" w:hAnsi="Times New Roman" w:cs="Times New Roman"/>
          <w:sz w:val="24"/>
          <w:szCs w:val="24"/>
        </w:rPr>
        <w:t xml:space="preserve"> NBER Working Paper, no. 25147. http://www.nber.org/papers/w25147</w:t>
      </w:r>
    </w:p>
    <w:p w14:paraId="43286A93" w14:textId="77777777" w:rsidR="00402B09" w:rsidRDefault="00402B09" w:rsidP="00402B09">
      <w:pPr>
        <w:spacing w:line="36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Chetty R, N Hendren, MR Jones, and SR Porter. 2020. “</w:t>
      </w:r>
      <w:r w:rsidRPr="00A0503E">
        <w:rPr>
          <w:rFonts w:ascii="Times New Roman" w:eastAsia="Times New Roman" w:hAnsi="Times New Roman" w:cs="Times New Roman"/>
          <w:sz w:val="24"/>
          <w:szCs w:val="24"/>
        </w:rPr>
        <w:t xml:space="preserve">Race and Economic Opportunity in the United States: </w:t>
      </w:r>
      <w:proofErr w:type="gramStart"/>
      <w:r w:rsidRPr="00A0503E">
        <w:rPr>
          <w:rFonts w:ascii="Times New Roman" w:eastAsia="Times New Roman" w:hAnsi="Times New Roman" w:cs="Times New Roman"/>
          <w:sz w:val="24"/>
          <w:szCs w:val="24"/>
        </w:rPr>
        <w:t>an</w:t>
      </w:r>
      <w:proofErr w:type="gramEnd"/>
      <w:r w:rsidRPr="00A0503E">
        <w:rPr>
          <w:rFonts w:ascii="Times New Roman" w:eastAsia="Times New Roman" w:hAnsi="Times New Roman" w:cs="Times New Roman"/>
          <w:sz w:val="24"/>
          <w:szCs w:val="24"/>
        </w:rPr>
        <w:t xml:space="preserve"> Intergenerational Perspective</w:t>
      </w:r>
      <w:r>
        <w:rPr>
          <w:rFonts w:ascii="Times New Roman" w:eastAsia="Times New Roman" w:hAnsi="Times New Roman" w:cs="Times New Roman"/>
          <w:sz w:val="24"/>
          <w:szCs w:val="24"/>
        </w:rPr>
        <w:t xml:space="preserve">.” </w:t>
      </w:r>
      <w:r w:rsidRPr="00697FE7">
        <w:rPr>
          <w:rFonts w:ascii="Times New Roman" w:eastAsia="Times New Roman" w:hAnsi="Times New Roman" w:cs="Times New Roman"/>
          <w:sz w:val="24"/>
          <w:szCs w:val="24"/>
        </w:rPr>
        <w:t>The Quarterly Journal of Economics</w:t>
      </w:r>
      <w:r>
        <w:rPr>
          <w:rFonts w:ascii="Times New Roman" w:eastAsia="Times New Roman" w:hAnsi="Times New Roman" w:cs="Times New Roman"/>
          <w:sz w:val="24"/>
          <w:szCs w:val="24"/>
        </w:rPr>
        <w:t xml:space="preserve">, 135(2): </w:t>
      </w:r>
      <w:r w:rsidRPr="00697FE7">
        <w:rPr>
          <w:rFonts w:ascii="Times New Roman" w:eastAsia="Times New Roman" w:hAnsi="Times New Roman" w:cs="Times New Roman"/>
          <w:sz w:val="24"/>
          <w:szCs w:val="24"/>
        </w:rPr>
        <w:t>711-783</w:t>
      </w:r>
      <w:r>
        <w:rPr>
          <w:rFonts w:ascii="Times New Roman" w:eastAsia="Times New Roman" w:hAnsi="Times New Roman" w:cs="Times New Roman"/>
          <w:sz w:val="24"/>
          <w:szCs w:val="24"/>
        </w:rPr>
        <w:t xml:space="preserve">. DOI: </w:t>
      </w:r>
      <w:r w:rsidRPr="00697FE7">
        <w:rPr>
          <w:rFonts w:ascii="Times New Roman" w:eastAsia="Times New Roman" w:hAnsi="Times New Roman" w:cs="Times New Roman"/>
          <w:sz w:val="24"/>
          <w:szCs w:val="24"/>
        </w:rPr>
        <w:t>10.1093/</w:t>
      </w:r>
      <w:proofErr w:type="spellStart"/>
      <w:r w:rsidRPr="00697FE7">
        <w:rPr>
          <w:rFonts w:ascii="Times New Roman" w:eastAsia="Times New Roman" w:hAnsi="Times New Roman" w:cs="Times New Roman"/>
          <w:sz w:val="24"/>
          <w:szCs w:val="24"/>
        </w:rPr>
        <w:t>qje</w:t>
      </w:r>
      <w:proofErr w:type="spellEnd"/>
      <w:r w:rsidRPr="00697FE7">
        <w:rPr>
          <w:rFonts w:ascii="Times New Roman" w:eastAsia="Times New Roman" w:hAnsi="Times New Roman" w:cs="Times New Roman"/>
          <w:sz w:val="24"/>
          <w:szCs w:val="24"/>
        </w:rPr>
        <w:t>/qjz042</w:t>
      </w:r>
    </w:p>
    <w:p w14:paraId="330D9655" w14:textId="77777777" w:rsidR="005B1EBC" w:rsidRDefault="00710411" w:rsidP="00402B09">
      <w:pPr>
        <w:spacing w:line="36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Ciccarillo</w:t>
      </w:r>
      <w:proofErr w:type="spellEnd"/>
      <w:r>
        <w:rPr>
          <w:rFonts w:ascii="Times New Roman" w:eastAsia="Times New Roman" w:hAnsi="Times New Roman" w:cs="Times New Roman"/>
          <w:sz w:val="24"/>
          <w:szCs w:val="24"/>
        </w:rPr>
        <w:t xml:space="preserve"> S. 2024. “Till the Rivers All Run Dry: Equal Sovereignty and the Western Water</w:t>
      </w:r>
    </w:p>
    <w:p w14:paraId="3A214DB7" w14:textId="77777777" w:rsidR="005B1EBC" w:rsidRDefault="00710411" w:rsidP="005B1EBC">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Crisis.” Washington and Lee Law, 81(3): </w:t>
      </w:r>
      <w:r w:rsidR="005F24C1">
        <w:rPr>
          <w:rFonts w:ascii="Times New Roman" w:eastAsia="Times New Roman" w:hAnsi="Times New Roman" w:cs="Times New Roman"/>
          <w:sz w:val="24"/>
          <w:szCs w:val="24"/>
        </w:rPr>
        <w:t xml:space="preserve">196-257. </w:t>
      </w:r>
    </w:p>
    <w:p w14:paraId="4AFFFA3A" w14:textId="77777777" w:rsidR="00C238F0" w:rsidRDefault="00000000" w:rsidP="00C238F0">
      <w:pPr>
        <w:spacing w:line="360" w:lineRule="auto"/>
        <w:ind w:left="720"/>
        <w:rPr>
          <w:rFonts w:ascii="Times New Roman" w:eastAsia="Times New Roman" w:hAnsi="Times New Roman" w:cs="Times New Roman"/>
          <w:sz w:val="24"/>
          <w:szCs w:val="24"/>
        </w:rPr>
      </w:pPr>
      <w:hyperlink r:id="rId28" w:history="1">
        <w:r w:rsidR="005B1EBC" w:rsidRPr="0068535B">
          <w:rPr>
            <w:rStyle w:val="Hyperlink"/>
            <w:rFonts w:ascii="Times New Roman" w:eastAsia="Times New Roman" w:hAnsi="Times New Roman" w:cs="Times New Roman"/>
            <w:sz w:val="24"/>
            <w:szCs w:val="24"/>
          </w:rPr>
          <w:t>https://scholarlycommons.law.wlu.edu/cgi/viewcontent.cgi?article=1170&amp;context=wlulr-</w:t>
        </w:r>
      </w:hyperlink>
    </w:p>
    <w:p w14:paraId="2CDD47CE" w14:textId="094584B0" w:rsidR="00710411" w:rsidRDefault="005F24C1" w:rsidP="004C0CDF">
      <w:pPr>
        <w:spacing w:line="360" w:lineRule="auto"/>
        <w:ind w:left="720"/>
        <w:rPr>
          <w:rFonts w:ascii="Times New Roman" w:eastAsia="Times New Roman" w:hAnsi="Times New Roman" w:cs="Times New Roman"/>
          <w:sz w:val="24"/>
          <w:szCs w:val="24"/>
        </w:rPr>
      </w:pPr>
      <w:r w:rsidRPr="005F24C1">
        <w:rPr>
          <w:rFonts w:ascii="Times New Roman" w:eastAsia="Times New Roman" w:hAnsi="Times New Roman" w:cs="Times New Roman"/>
          <w:sz w:val="24"/>
          <w:szCs w:val="24"/>
        </w:rPr>
        <w:t>online</w:t>
      </w:r>
    </w:p>
    <w:p w14:paraId="008D53BC" w14:textId="1FE4F024" w:rsidR="00402B09" w:rsidRDefault="00402B09" w:rsidP="00402B09">
      <w:pPr>
        <w:spacing w:line="360" w:lineRule="auto"/>
        <w:ind w:left="720" w:hanging="720"/>
        <w:rPr>
          <w:rFonts w:ascii="Times New Roman" w:eastAsia="Times New Roman" w:hAnsi="Times New Roman" w:cs="Times New Roman"/>
          <w:sz w:val="24"/>
          <w:szCs w:val="24"/>
        </w:rPr>
      </w:pPr>
      <w:r w:rsidRPr="009C6C10">
        <w:rPr>
          <w:rFonts w:ascii="Times New Roman" w:eastAsia="Times New Roman" w:hAnsi="Times New Roman" w:cs="Times New Roman"/>
          <w:sz w:val="24"/>
          <w:szCs w:val="24"/>
        </w:rPr>
        <w:t>Colby B, J Thorson, and S Britton. 2005. Negotiating Tribal Water Rights. University of</w:t>
      </w:r>
    </w:p>
    <w:p w14:paraId="48D20DF7" w14:textId="77777777" w:rsidR="00402B09" w:rsidRDefault="00402B09" w:rsidP="00402B09">
      <w:pPr>
        <w:spacing w:line="360" w:lineRule="auto"/>
        <w:ind w:left="720"/>
        <w:rPr>
          <w:rFonts w:ascii="Times New Roman" w:eastAsia="Times New Roman" w:hAnsi="Times New Roman" w:cs="Times New Roman"/>
          <w:sz w:val="24"/>
          <w:szCs w:val="24"/>
        </w:rPr>
      </w:pPr>
      <w:r w:rsidRPr="009C6C10">
        <w:rPr>
          <w:rFonts w:ascii="Times New Roman" w:eastAsia="Times New Roman" w:hAnsi="Times New Roman" w:cs="Times New Roman"/>
          <w:sz w:val="24"/>
          <w:szCs w:val="24"/>
        </w:rPr>
        <w:t>Arizona Press.</w:t>
      </w:r>
    </w:p>
    <w:p w14:paraId="3D6E9F30" w14:textId="77777777" w:rsidR="00402B09" w:rsidRDefault="00402B09" w:rsidP="00402B09">
      <w:pPr>
        <w:spacing w:line="360" w:lineRule="auto"/>
        <w:ind w:left="720" w:hanging="720"/>
        <w:rPr>
          <w:rFonts w:ascii="Times New Roman" w:eastAsia="Times New Roman" w:hAnsi="Times New Roman" w:cs="Times New Roman"/>
          <w:sz w:val="24"/>
          <w:szCs w:val="24"/>
        </w:rPr>
      </w:pPr>
      <w:r w:rsidRPr="001D7F19">
        <w:rPr>
          <w:rFonts w:ascii="Times New Roman" w:eastAsia="Times New Roman" w:hAnsi="Times New Roman" w:cs="Times New Roman"/>
          <w:sz w:val="24"/>
          <w:szCs w:val="24"/>
        </w:rPr>
        <w:lastRenderedPageBreak/>
        <w:t xml:space="preserve">Condon L and RM Maxwell. 2019. </w:t>
      </w:r>
      <w:r>
        <w:rPr>
          <w:rFonts w:ascii="Times New Roman" w:eastAsia="Times New Roman" w:hAnsi="Times New Roman" w:cs="Times New Roman"/>
          <w:sz w:val="24"/>
          <w:szCs w:val="24"/>
        </w:rPr>
        <w:t>“</w:t>
      </w:r>
      <w:r w:rsidRPr="001D7F19">
        <w:rPr>
          <w:rFonts w:ascii="Times New Roman" w:eastAsia="Times New Roman" w:hAnsi="Times New Roman" w:cs="Times New Roman"/>
          <w:sz w:val="24"/>
          <w:szCs w:val="24"/>
        </w:rPr>
        <w:t>Simulating the sensitivity of evapotranspiration and</w:t>
      </w:r>
    </w:p>
    <w:p w14:paraId="57DDCD4D" w14:textId="77777777" w:rsidR="00402B09" w:rsidRDefault="00402B09" w:rsidP="00402B09">
      <w:pPr>
        <w:spacing w:line="360" w:lineRule="auto"/>
        <w:ind w:left="720"/>
        <w:rPr>
          <w:rFonts w:ascii="Times New Roman" w:eastAsia="Times New Roman" w:hAnsi="Times New Roman" w:cs="Times New Roman"/>
          <w:sz w:val="24"/>
          <w:szCs w:val="24"/>
        </w:rPr>
      </w:pPr>
      <w:r w:rsidRPr="001D7F19">
        <w:rPr>
          <w:rFonts w:ascii="Times New Roman" w:eastAsia="Times New Roman" w:hAnsi="Times New Roman" w:cs="Times New Roman"/>
          <w:sz w:val="24"/>
          <w:szCs w:val="24"/>
        </w:rPr>
        <w:t>streamflow to large-scale groundwater depletion.</w:t>
      </w:r>
      <w:r>
        <w:rPr>
          <w:rFonts w:ascii="Times New Roman" w:eastAsia="Times New Roman" w:hAnsi="Times New Roman" w:cs="Times New Roman"/>
          <w:sz w:val="24"/>
          <w:szCs w:val="24"/>
        </w:rPr>
        <w:t>”</w:t>
      </w:r>
      <w:r w:rsidRPr="001D7F19">
        <w:rPr>
          <w:rFonts w:ascii="Times New Roman" w:eastAsia="Times New Roman" w:hAnsi="Times New Roman" w:cs="Times New Roman"/>
          <w:sz w:val="24"/>
          <w:szCs w:val="24"/>
        </w:rPr>
        <w:t xml:space="preserve"> Science Advances, 5(6): eaav4574.</w:t>
      </w:r>
    </w:p>
    <w:p w14:paraId="7319ED25" w14:textId="77777777" w:rsidR="00402B09" w:rsidRDefault="00402B09" w:rsidP="00402B09">
      <w:pPr>
        <w:spacing w:line="360" w:lineRule="auto"/>
        <w:ind w:left="720"/>
        <w:rPr>
          <w:rFonts w:ascii="Times New Roman" w:eastAsia="Times New Roman" w:hAnsi="Times New Roman" w:cs="Times New Roman"/>
          <w:sz w:val="24"/>
          <w:szCs w:val="24"/>
        </w:rPr>
      </w:pPr>
      <w:r w:rsidRPr="001D7F19">
        <w:rPr>
          <w:rFonts w:ascii="Times New Roman" w:eastAsia="Times New Roman" w:hAnsi="Times New Roman" w:cs="Times New Roman"/>
          <w:sz w:val="24"/>
          <w:szCs w:val="24"/>
        </w:rPr>
        <w:t>DOI:10.1126/</w:t>
      </w:r>
      <w:proofErr w:type="gramStart"/>
      <w:r w:rsidRPr="001D7F19">
        <w:rPr>
          <w:rFonts w:ascii="Times New Roman" w:eastAsia="Times New Roman" w:hAnsi="Times New Roman" w:cs="Times New Roman"/>
          <w:sz w:val="24"/>
          <w:szCs w:val="24"/>
        </w:rPr>
        <w:t>sciadv.aav</w:t>
      </w:r>
      <w:proofErr w:type="gramEnd"/>
      <w:r w:rsidRPr="001D7F19">
        <w:rPr>
          <w:rFonts w:ascii="Times New Roman" w:eastAsia="Times New Roman" w:hAnsi="Times New Roman" w:cs="Times New Roman"/>
          <w:sz w:val="24"/>
          <w:szCs w:val="24"/>
        </w:rPr>
        <w:t>4574</w:t>
      </w:r>
    </w:p>
    <w:p w14:paraId="44AB8D0B"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Deitz S </w:t>
      </w:r>
      <w:r>
        <w:rPr>
          <w:rFonts w:ascii="Times New Roman" w:eastAsia="Times New Roman" w:hAnsi="Times New Roman" w:cs="Times New Roman"/>
          <w:sz w:val="24"/>
          <w:szCs w:val="24"/>
        </w:rPr>
        <w:t>and K</w:t>
      </w:r>
      <w:r w:rsidRPr="00F716FC">
        <w:rPr>
          <w:rFonts w:ascii="Times New Roman" w:eastAsia="Times New Roman" w:hAnsi="Times New Roman" w:cs="Times New Roman"/>
          <w:sz w:val="24"/>
          <w:szCs w:val="24"/>
        </w:rPr>
        <w:t xml:space="preserve"> Meehan. 2019.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Plumbing Poverty: Mapping Hot Spots of Racial and Geographic</w:t>
      </w:r>
    </w:p>
    <w:p w14:paraId="044EA85B"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Inequality in U.S. Household Water Insecurity.</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Annals of the American Association of</w:t>
      </w:r>
    </w:p>
    <w:p w14:paraId="589D57DD"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Geographers, 109(4), 1092–1109. https://doi.org/10.1080/24694452.2018.1530587 </w:t>
      </w:r>
    </w:p>
    <w:p w14:paraId="2740AAF4"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Dell M, BF Jones, and BA Olken. 2009.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Temperature and Income: Reconciling New Cross</w:t>
      </w:r>
    </w:p>
    <w:p w14:paraId="76EB1B2B"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Sectional and Panel Estimates.</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American Economic Review, 99(2), 198-204. DOI:</w:t>
      </w:r>
    </w:p>
    <w:p w14:paraId="347E3A3B"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10.1257/aer.99.2.198</w:t>
      </w:r>
    </w:p>
    <w:p w14:paraId="698CBBC7"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Department of Housing and Urban Development. n.d.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Consolidated Planning/Chas Data.</w:t>
      </w:r>
      <w:r>
        <w:rPr>
          <w:rFonts w:ascii="Times New Roman" w:eastAsia="Times New Roman" w:hAnsi="Times New Roman" w:cs="Times New Roman"/>
          <w:sz w:val="24"/>
          <w:szCs w:val="24"/>
        </w:rPr>
        <w:t>”</w:t>
      </w:r>
    </w:p>
    <w:p w14:paraId="570CB308"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https://www.huduser.gov/portal/datasets/cp.html</w:t>
      </w:r>
    </w:p>
    <w:p w14:paraId="1D3D2FC5" w14:textId="7777777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Deria A</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P </w:t>
      </w:r>
      <w:proofErr w:type="spellStart"/>
      <w:r w:rsidRPr="0034601B">
        <w:rPr>
          <w:rFonts w:ascii="Times New Roman" w:eastAsia="Times New Roman" w:hAnsi="Times New Roman" w:cs="Times New Roman"/>
          <w:sz w:val="24"/>
          <w:szCs w:val="24"/>
        </w:rPr>
        <w:t>Ghannad</w:t>
      </w:r>
      <w:proofErr w:type="spellEnd"/>
      <w:r w:rsidRPr="0034601B">
        <w:rPr>
          <w:rFonts w:ascii="Times New Roman" w:eastAsia="Times New Roman" w:hAnsi="Times New Roman" w:cs="Times New Roman"/>
          <w:sz w:val="24"/>
          <w:szCs w:val="24"/>
        </w:rPr>
        <w:t xml:space="preserve">, and YC Lee. 2020.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Evaluating implications of flood vulnerability factors</w:t>
      </w:r>
    </w:p>
    <w:p w14:paraId="4F5E67B1"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with respect to income levels for building long-term disaster resilience of low-income</w:t>
      </w:r>
    </w:p>
    <w:p w14:paraId="73BCC3F2"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International Journal of Disaster Risk Reduction, 48, 101608. DOI:</w:t>
      </w:r>
    </w:p>
    <w:p w14:paraId="2BB6022B"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10.1016/j.ijdrr.2020.101608</w:t>
      </w:r>
    </w:p>
    <w:p w14:paraId="11364568" w14:textId="77777777" w:rsidR="008F0751" w:rsidRDefault="00064B1B"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Fagerland MW. 2015. </w:t>
      </w:r>
      <w:r w:rsidRPr="008B43E9">
        <w:rPr>
          <w:rFonts w:ascii="Times New Roman" w:eastAsia="Times New Roman" w:hAnsi="Times New Roman" w:cs="Times New Roman"/>
          <w:sz w:val="24"/>
          <w:szCs w:val="24"/>
        </w:rPr>
        <w:t>Research in Medical and Biological Sciences</w:t>
      </w:r>
      <w:r w:rsidRPr="004C0CDF">
        <w:rPr>
          <w:rFonts w:ascii="Times New Roman" w:eastAsia="Times New Roman" w:hAnsi="Times New Roman" w:cs="Times New Roman"/>
          <w:sz w:val="24"/>
          <w:szCs w:val="24"/>
        </w:rPr>
        <w:t xml:space="preserve"> - </w:t>
      </w:r>
      <w:r w:rsidRPr="008B43E9">
        <w:rPr>
          <w:rFonts w:ascii="Times New Roman" w:eastAsia="Times New Roman" w:hAnsi="Times New Roman" w:cs="Times New Roman"/>
          <w:sz w:val="24"/>
          <w:szCs w:val="24"/>
        </w:rPr>
        <w:t>Chapter 12</w:t>
      </w:r>
      <w:r w:rsidRPr="004C0CDF">
        <w:rPr>
          <w:rFonts w:ascii="Times New Roman" w:eastAsia="Times New Roman" w:hAnsi="Times New Roman" w:cs="Times New Roman"/>
          <w:sz w:val="24"/>
          <w:szCs w:val="24"/>
        </w:rPr>
        <w:t xml:space="preserve"> – Evidence</w:t>
      </w:r>
    </w:p>
    <w:p w14:paraId="61081131" w14:textId="70CA0532" w:rsidR="00064B1B" w:rsidRPr="00064B1B" w:rsidRDefault="00064B1B" w:rsidP="004C0CDF">
      <w:pPr>
        <w:spacing w:line="360" w:lineRule="auto"/>
        <w:ind w:firstLine="720"/>
        <w:rPr>
          <w:rFonts w:ascii="Times New Roman" w:eastAsia="Times New Roman" w:hAnsi="Times New Roman" w:cs="Times New Roman"/>
          <w:sz w:val="24"/>
          <w:szCs w:val="24"/>
        </w:rPr>
      </w:pPr>
      <w:r w:rsidRPr="004C0CDF">
        <w:rPr>
          <w:rFonts w:ascii="Times New Roman" w:eastAsia="Times New Roman" w:hAnsi="Times New Roman" w:cs="Times New Roman"/>
          <w:sz w:val="24"/>
          <w:szCs w:val="24"/>
        </w:rPr>
        <w:t>Based Medicine and Systematic Reviews.</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Academic Press, p. 431-461. </w:t>
      </w:r>
    </w:p>
    <w:p w14:paraId="007DEACA" w14:textId="7DA93FF8"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González FAI, ME Santos, and S London. 2021.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Persistent effects of natural disasters on human</w:t>
      </w:r>
    </w:p>
    <w:p w14:paraId="79A4FF93"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development: quasi-experimental evidence for Argentina.</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Environment, Development</w:t>
      </w:r>
    </w:p>
    <w:p w14:paraId="49EDB372"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and Sustainability, 23(7), 10432-10454. DOI: 10.1007/s10668-020-01064-7</w:t>
      </w:r>
    </w:p>
    <w:p w14:paraId="3F0A0A56"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Groundwater Foundation. n.d.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Groundwater Contamination.</w:t>
      </w:r>
      <w:r>
        <w:rPr>
          <w:rFonts w:ascii="Times New Roman" w:eastAsia="Times New Roman" w:hAnsi="Times New Roman" w:cs="Times New Roman"/>
          <w:sz w:val="24"/>
          <w:szCs w:val="24"/>
        </w:rPr>
        <w:t xml:space="preserve">” </w:t>
      </w:r>
      <w:r w:rsidRPr="00110215">
        <w:rPr>
          <w:rFonts w:ascii="Times New Roman" w:eastAsia="Times New Roman" w:hAnsi="Times New Roman" w:cs="Times New Roman"/>
          <w:sz w:val="24"/>
          <w:szCs w:val="24"/>
        </w:rPr>
        <w:t>Accessed May 2024.</w:t>
      </w:r>
    </w:p>
    <w:p w14:paraId="7F3B4A9F"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https://groundwater.org/threats/contamination/#:~:text=Atmospheric%20Contaminants.,t</w:t>
      </w:r>
    </w:p>
    <w:p w14:paraId="20AABD9C"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ansferred%20into%20our%20groundwater%20supplies</w:t>
      </w:r>
    </w:p>
    <w:p w14:paraId="5138C949" w14:textId="77777777" w:rsidR="00402B09" w:rsidRDefault="00402B09"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Hoge E and C </w:t>
      </w:r>
      <w:r w:rsidRPr="003428B1">
        <w:rPr>
          <w:rFonts w:ascii="Times New Roman" w:eastAsia="Times New Roman" w:hAnsi="Times New Roman" w:cs="Times New Roman"/>
          <w:sz w:val="24"/>
          <w:szCs w:val="24"/>
        </w:rPr>
        <w:t>Wulf</w:t>
      </w:r>
      <w:r>
        <w:rPr>
          <w:rFonts w:ascii="Times New Roman" w:eastAsia="Times New Roman" w:hAnsi="Times New Roman" w:cs="Times New Roman"/>
          <w:sz w:val="24"/>
          <w:szCs w:val="24"/>
        </w:rPr>
        <w:t>.</w:t>
      </w:r>
      <w:r w:rsidRPr="003428B1">
        <w:rPr>
          <w:rFonts w:ascii="Times New Roman" w:eastAsia="Times New Roman" w:hAnsi="Times New Roman" w:cs="Times New Roman"/>
          <w:sz w:val="24"/>
          <w:szCs w:val="24"/>
        </w:rPr>
        <w:t xml:space="preserve"> 2023. </w:t>
      </w:r>
      <w:r>
        <w:rPr>
          <w:rFonts w:ascii="Times New Roman" w:eastAsia="Times New Roman" w:hAnsi="Times New Roman" w:cs="Times New Roman"/>
          <w:sz w:val="24"/>
          <w:szCs w:val="24"/>
        </w:rPr>
        <w:t>“</w:t>
      </w:r>
      <w:r w:rsidRPr="003428B1">
        <w:rPr>
          <w:rFonts w:ascii="Times New Roman" w:eastAsia="Times New Roman" w:hAnsi="Times New Roman" w:cs="Times New Roman"/>
          <w:sz w:val="24"/>
          <w:szCs w:val="24"/>
        </w:rPr>
        <w:t>The Case for Green Space: A Cost-Effective Mental Health</w:t>
      </w:r>
    </w:p>
    <w:p w14:paraId="0A8ED788" w14:textId="77777777" w:rsidR="00402B09" w:rsidRDefault="00402B09" w:rsidP="00402B09">
      <w:pPr>
        <w:spacing w:line="360" w:lineRule="auto"/>
        <w:ind w:left="720"/>
        <w:rPr>
          <w:rFonts w:ascii="Times New Roman" w:eastAsia="Times New Roman" w:hAnsi="Times New Roman" w:cs="Times New Roman"/>
          <w:sz w:val="24"/>
          <w:szCs w:val="24"/>
        </w:rPr>
      </w:pPr>
      <w:r w:rsidRPr="003428B1">
        <w:rPr>
          <w:rFonts w:ascii="Times New Roman" w:eastAsia="Times New Roman" w:hAnsi="Times New Roman" w:cs="Times New Roman"/>
          <w:sz w:val="24"/>
          <w:szCs w:val="24"/>
        </w:rPr>
        <w:t>Resource.</w:t>
      </w:r>
      <w:r>
        <w:rPr>
          <w:rFonts w:ascii="Times New Roman" w:eastAsia="Times New Roman" w:hAnsi="Times New Roman" w:cs="Times New Roman"/>
          <w:sz w:val="24"/>
          <w:szCs w:val="24"/>
        </w:rPr>
        <w:t>”</w:t>
      </w:r>
      <w:r w:rsidRPr="003428B1">
        <w:rPr>
          <w:rFonts w:ascii="Times New Roman" w:eastAsia="Times New Roman" w:hAnsi="Times New Roman" w:cs="Times New Roman"/>
          <w:sz w:val="24"/>
          <w:szCs w:val="24"/>
        </w:rPr>
        <w:t xml:space="preserve"> Anxiety &amp; Depression Association of America. </w:t>
      </w:r>
      <w:hyperlink r:id="rId29" w:history="1">
        <w:r w:rsidRPr="0073023B">
          <w:rPr>
            <w:rStyle w:val="Hyperlink"/>
            <w:rFonts w:ascii="Times New Roman" w:eastAsia="Times New Roman" w:hAnsi="Times New Roman" w:cs="Times New Roman"/>
            <w:sz w:val="24"/>
            <w:szCs w:val="24"/>
          </w:rPr>
          <w:t>https://adaa.org/learn-from-</w:t>
        </w:r>
      </w:hyperlink>
      <w:r w:rsidRPr="003428B1">
        <w:rPr>
          <w:rFonts w:ascii="Times New Roman" w:eastAsia="Times New Roman" w:hAnsi="Times New Roman" w:cs="Times New Roman"/>
          <w:sz w:val="24"/>
          <w:szCs w:val="24"/>
        </w:rPr>
        <w:t>us/from-the-experts/blog-posts/consumer-professional/case-green-space-cost-effective</w:t>
      </w:r>
      <w:proofErr w:type="gramStart"/>
      <w:r w:rsidRPr="003428B1">
        <w:rPr>
          <w:rFonts w:ascii="Times New Roman" w:eastAsia="Times New Roman" w:hAnsi="Times New Roman" w:cs="Times New Roman"/>
          <w:sz w:val="24"/>
          <w:szCs w:val="24"/>
        </w:rPr>
        <w:t>#:~</w:t>
      </w:r>
      <w:proofErr w:type="gramEnd"/>
      <w:r w:rsidRPr="003428B1">
        <w:rPr>
          <w:rFonts w:ascii="Times New Roman" w:eastAsia="Times New Roman" w:hAnsi="Times New Roman" w:cs="Times New Roman"/>
          <w:sz w:val="24"/>
          <w:szCs w:val="24"/>
        </w:rPr>
        <w:t>:text=Unfortunately%2C%20as%20we%20migrate%20to,to%20develop%20a%20mood%20disorder</w:t>
      </w:r>
    </w:p>
    <w:p w14:paraId="24EF2000"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Johar M, DW Johnston, MA Shields, P Siminski, and O </w:t>
      </w:r>
      <w:proofErr w:type="spellStart"/>
      <w:r w:rsidRPr="00F716FC">
        <w:rPr>
          <w:rFonts w:ascii="Times New Roman" w:eastAsia="Times New Roman" w:hAnsi="Times New Roman" w:cs="Times New Roman"/>
          <w:sz w:val="24"/>
          <w:szCs w:val="24"/>
        </w:rPr>
        <w:t>Stavrunova</w:t>
      </w:r>
      <w:proofErr w:type="spellEnd"/>
      <w:r w:rsidRPr="00F716FC">
        <w:rPr>
          <w:rFonts w:ascii="Times New Roman" w:eastAsia="Times New Roman" w:hAnsi="Times New Roman" w:cs="Times New Roman"/>
          <w:sz w:val="24"/>
          <w:szCs w:val="24"/>
        </w:rPr>
        <w:t xml:space="preserve">. 2022.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The economic</w:t>
      </w:r>
    </w:p>
    <w:p w14:paraId="04AB5E32"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impacts of direct natural disaster exposure.</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Journal of Economic Behavior &amp;</w:t>
      </w:r>
    </w:p>
    <w:p w14:paraId="3D494E80"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Organization, 196, 26-39. DOI: 10.1016/j.jebo.2022.01.023</w:t>
      </w:r>
    </w:p>
    <w:p w14:paraId="40555007"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Jorgenson AK, TD Hill, B Clark, RP Thombs, P Ore, KS Balistreri, and JE Givens. 2020.</w:t>
      </w:r>
    </w:p>
    <w:p w14:paraId="23EBF9FB" w14:textId="77777777" w:rsidR="00402B09" w:rsidRDefault="00402B09" w:rsidP="00402B0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Power, proximity, and physiology: does income inequality and racial composition</w:t>
      </w:r>
    </w:p>
    <w:p w14:paraId="2EE1D911"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amplify the impacts of air pollution on life expectancy in the United States?</w:t>
      </w:r>
      <w:r>
        <w:rPr>
          <w:rFonts w:ascii="Times New Roman" w:eastAsia="Times New Roman" w:hAnsi="Times New Roman" w:cs="Times New Roman"/>
          <w:sz w:val="24"/>
          <w:szCs w:val="24"/>
        </w:rPr>
        <w:t>”</w:t>
      </w:r>
    </w:p>
    <w:p w14:paraId="29513493"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Environmental Research Letters, 15(2), 024013. DOI: 10.1088/1748-9326/ab6789</w:t>
      </w:r>
    </w:p>
    <w:p w14:paraId="2B5AA540" w14:textId="7777777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Kathuria V and NA Khan. 2007.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Vulnerability to Air Pollution: Is There Any Inequity in</w:t>
      </w:r>
    </w:p>
    <w:p w14:paraId="4F82446B"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Exposure?</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Economic and Political Weekly, 42(30), 3158-3165.</w:t>
      </w:r>
    </w:p>
    <w:p w14:paraId="5387913D"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https://www.jstor.org/stable/4419846</w:t>
      </w:r>
    </w:p>
    <w:p w14:paraId="12DBBF3C" w14:textId="77777777" w:rsidR="00402B09" w:rsidRDefault="00402B09" w:rsidP="00402B09">
      <w:pPr>
        <w:spacing w:line="360" w:lineRule="auto"/>
        <w:rPr>
          <w:rFonts w:ascii="Times New Roman" w:eastAsia="Times New Roman" w:hAnsi="Times New Roman" w:cs="Times New Roman"/>
          <w:sz w:val="24"/>
          <w:szCs w:val="24"/>
        </w:rPr>
      </w:pPr>
      <w:proofErr w:type="spellStart"/>
      <w:r w:rsidRPr="0034601B">
        <w:rPr>
          <w:rFonts w:ascii="Times New Roman" w:eastAsia="Times New Roman" w:hAnsi="Times New Roman" w:cs="Times New Roman"/>
          <w:sz w:val="24"/>
          <w:szCs w:val="24"/>
        </w:rPr>
        <w:t>Kodros</w:t>
      </w:r>
      <w:proofErr w:type="spellEnd"/>
      <w:r w:rsidRPr="0034601B">
        <w:rPr>
          <w:rFonts w:ascii="Times New Roman" w:eastAsia="Times New Roman" w:hAnsi="Times New Roman" w:cs="Times New Roman"/>
          <w:sz w:val="24"/>
          <w:szCs w:val="24"/>
        </w:rPr>
        <w:t xml:space="preserve"> JK, ML Bell, F Dominici, C </w:t>
      </w:r>
      <w:proofErr w:type="spellStart"/>
      <w:r w:rsidRPr="0034601B">
        <w:rPr>
          <w:rFonts w:ascii="Times New Roman" w:eastAsia="Times New Roman" w:hAnsi="Times New Roman" w:cs="Times New Roman"/>
          <w:sz w:val="24"/>
          <w:szCs w:val="24"/>
        </w:rPr>
        <w:t>L'Orange</w:t>
      </w:r>
      <w:proofErr w:type="spellEnd"/>
      <w:r w:rsidRPr="0034601B">
        <w:rPr>
          <w:rFonts w:ascii="Times New Roman" w:eastAsia="Times New Roman" w:hAnsi="Times New Roman" w:cs="Times New Roman"/>
          <w:sz w:val="24"/>
          <w:szCs w:val="24"/>
        </w:rPr>
        <w:t xml:space="preserve">, KJ </w:t>
      </w:r>
      <w:proofErr w:type="spellStart"/>
      <w:r w:rsidRPr="0034601B">
        <w:rPr>
          <w:rFonts w:ascii="Times New Roman" w:eastAsia="Times New Roman" w:hAnsi="Times New Roman" w:cs="Times New Roman"/>
          <w:sz w:val="24"/>
          <w:szCs w:val="24"/>
        </w:rPr>
        <w:t>Godri</w:t>
      </w:r>
      <w:proofErr w:type="spellEnd"/>
      <w:r w:rsidRPr="0034601B">
        <w:rPr>
          <w:rFonts w:ascii="Times New Roman" w:eastAsia="Times New Roman" w:hAnsi="Times New Roman" w:cs="Times New Roman"/>
          <w:sz w:val="24"/>
          <w:szCs w:val="24"/>
        </w:rPr>
        <w:t xml:space="preserve"> Pollitt, S </w:t>
      </w:r>
      <w:proofErr w:type="spellStart"/>
      <w:r w:rsidRPr="0034601B">
        <w:rPr>
          <w:rFonts w:ascii="Times New Roman" w:eastAsia="Times New Roman" w:hAnsi="Times New Roman" w:cs="Times New Roman"/>
          <w:sz w:val="24"/>
          <w:szCs w:val="24"/>
        </w:rPr>
        <w:t>Weichenthal</w:t>
      </w:r>
      <w:proofErr w:type="spellEnd"/>
      <w:r w:rsidRPr="0034601B">
        <w:rPr>
          <w:rFonts w:ascii="Times New Roman" w:eastAsia="Times New Roman" w:hAnsi="Times New Roman" w:cs="Times New Roman"/>
          <w:sz w:val="24"/>
          <w:szCs w:val="24"/>
        </w:rPr>
        <w:t>, X Wu, and J</w:t>
      </w:r>
    </w:p>
    <w:p w14:paraId="13440DC2" w14:textId="77777777" w:rsidR="00402B09" w:rsidRDefault="00402B09" w:rsidP="00402B09">
      <w:pPr>
        <w:spacing w:line="360" w:lineRule="auto"/>
        <w:ind w:firstLine="720"/>
        <w:rPr>
          <w:rFonts w:ascii="Times New Roman" w:eastAsia="Times New Roman" w:hAnsi="Times New Roman" w:cs="Times New Roman"/>
          <w:sz w:val="24"/>
          <w:szCs w:val="24"/>
        </w:rPr>
      </w:pPr>
      <w:proofErr w:type="spellStart"/>
      <w:r w:rsidRPr="0034601B">
        <w:rPr>
          <w:rFonts w:ascii="Times New Roman" w:eastAsia="Times New Roman" w:hAnsi="Times New Roman" w:cs="Times New Roman"/>
          <w:sz w:val="24"/>
          <w:szCs w:val="24"/>
        </w:rPr>
        <w:t>Volckens</w:t>
      </w:r>
      <w:proofErr w:type="spellEnd"/>
      <w:r w:rsidRPr="0034601B">
        <w:rPr>
          <w:rFonts w:ascii="Times New Roman" w:eastAsia="Times New Roman" w:hAnsi="Times New Roman" w:cs="Times New Roman"/>
          <w:sz w:val="24"/>
          <w:szCs w:val="24"/>
        </w:rPr>
        <w:t xml:space="preserve">. 2022.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Unequal airborne exposure to toxic metals associated with race,</w:t>
      </w:r>
    </w:p>
    <w:p w14:paraId="34D07E5B"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ethnicity, and segregation in the USA.</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Nature Communications, 13(1), 6329. DOI:</w:t>
      </w:r>
    </w:p>
    <w:p w14:paraId="3D8C2959"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10.1038/s41467-022-33372-z</w:t>
      </w:r>
    </w:p>
    <w:p w14:paraId="451B0F54" w14:textId="7777777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Li L. 2023.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Environmental goods provision and gentrification: Evidence from</w:t>
      </w:r>
    </w:p>
    <w:p w14:paraId="3A27D4BF" w14:textId="77777777" w:rsidR="00402B09" w:rsidRDefault="00402B09" w:rsidP="00402B09">
      <w:pPr>
        <w:spacing w:line="360" w:lineRule="auto"/>
        <w:ind w:firstLine="720"/>
        <w:rPr>
          <w:rFonts w:ascii="Times New Roman" w:eastAsia="Times New Roman" w:hAnsi="Times New Roman" w:cs="Times New Roman"/>
          <w:sz w:val="24"/>
          <w:szCs w:val="24"/>
        </w:rPr>
      </w:pPr>
      <w:proofErr w:type="spellStart"/>
      <w:r w:rsidRPr="0034601B">
        <w:rPr>
          <w:rFonts w:ascii="Times New Roman" w:eastAsia="Times New Roman" w:hAnsi="Times New Roman" w:cs="Times New Roman"/>
          <w:sz w:val="24"/>
          <w:szCs w:val="24"/>
        </w:rPr>
        <w:t>MillionTreesNYC</w:t>
      </w:r>
      <w:proofErr w:type="spellEnd"/>
      <w:r w:rsidRPr="0034601B">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Journal of Environmental Economics and Management, 120,</w:t>
      </w:r>
    </w:p>
    <w:p w14:paraId="251964F3"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102828. DOI: 10.1016/j.jeem.2023.102828</w:t>
      </w:r>
    </w:p>
    <w:p w14:paraId="5A4295A4"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Liu D, MP Kwan, and Z Kan. 2021.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Analysis of urban green space accessibility and distribution</w:t>
      </w:r>
    </w:p>
    <w:p w14:paraId="4773ACD7"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lastRenderedPageBreak/>
        <w:t>inequity in the City of Chicago.</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Urban Forestry &amp; Urban Greening, 59, 127029. DOI:</w:t>
      </w:r>
    </w:p>
    <w:p w14:paraId="3BBA7C0A"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10.1016/j.ufug.2021.127029</w:t>
      </w:r>
    </w:p>
    <w:p w14:paraId="30BCCEE7" w14:textId="77777777" w:rsidR="00000AE3" w:rsidRDefault="00000AE3" w:rsidP="00402B09">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Mohai</w:t>
      </w:r>
      <w:proofErr w:type="spellEnd"/>
      <w:r>
        <w:rPr>
          <w:rFonts w:ascii="Times New Roman" w:eastAsia="Times New Roman" w:hAnsi="Times New Roman" w:cs="Times New Roman"/>
          <w:sz w:val="24"/>
          <w:szCs w:val="24"/>
        </w:rPr>
        <w:t xml:space="preserve"> P, D Pellow, and JT Roberts. 2009. “Environmental Justice.” Annual Review of</w:t>
      </w:r>
    </w:p>
    <w:p w14:paraId="1075255C" w14:textId="77777777" w:rsidR="00EB0E3D" w:rsidRDefault="00000AE3" w:rsidP="00000AE3">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Environment and Resources</w:t>
      </w:r>
      <w:r w:rsidR="00352FB0">
        <w:rPr>
          <w:rFonts w:ascii="Times New Roman" w:eastAsia="Times New Roman" w:hAnsi="Times New Roman" w:cs="Times New Roman"/>
          <w:sz w:val="24"/>
          <w:szCs w:val="24"/>
        </w:rPr>
        <w:t>, 34: 405-430</w:t>
      </w:r>
      <w:r>
        <w:rPr>
          <w:rFonts w:ascii="Times New Roman" w:eastAsia="Times New Roman" w:hAnsi="Times New Roman" w:cs="Times New Roman"/>
          <w:sz w:val="24"/>
          <w:szCs w:val="24"/>
        </w:rPr>
        <w:t xml:space="preserve">. DOI: </w:t>
      </w:r>
      <w:r w:rsidRPr="00000AE3">
        <w:rPr>
          <w:rFonts w:ascii="Times New Roman" w:eastAsia="Times New Roman" w:hAnsi="Times New Roman" w:cs="Times New Roman"/>
          <w:sz w:val="24"/>
          <w:szCs w:val="24"/>
        </w:rPr>
        <w:t>10.1146/annurev-environ-082508-</w:t>
      </w:r>
    </w:p>
    <w:p w14:paraId="48CB0E61" w14:textId="7BC6B0AF" w:rsidR="00000AE3" w:rsidRDefault="00000AE3" w:rsidP="004C0CDF">
      <w:pPr>
        <w:spacing w:line="360" w:lineRule="auto"/>
        <w:ind w:firstLine="720"/>
        <w:rPr>
          <w:rFonts w:ascii="Times New Roman" w:eastAsia="Times New Roman" w:hAnsi="Times New Roman" w:cs="Times New Roman"/>
          <w:sz w:val="24"/>
          <w:szCs w:val="24"/>
        </w:rPr>
      </w:pPr>
      <w:r w:rsidRPr="00000AE3">
        <w:rPr>
          <w:rFonts w:ascii="Times New Roman" w:eastAsia="Times New Roman" w:hAnsi="Times New Roman" w:cs="Times New Roman"/>
          <w:sz w:val="24"/>
          <w:szCs w:val="24"/>
        </w:rPr>
        <w:t>094348</w:t>
      </w:r>
    </w:p>
    <w:p w14:paraId="7C354D7E" w14:textId="50863C7B"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Michler JD</w:t>
      </w:r>
      <w:r>
        <w:rPr>
          <w:rFonts w:ascii="Times New Roman" w:eastAsia="Times New Roman" w:hAnsi="Times New Roman" w:cs="Times New Roman"/>
          <w:sz w:val="24"/>
          <w:szCs w:val="24"/>
        </w:rPr>
        <w:t xml:space="preserve"> and SY</w:t>
      </w:r>
      <w:r w:rsidRPr="00F716FC">
        <w:rPr>
          <w:rFonts w:ascii="Times New Roman" w:eastAsia="Times New Roman" w:hAnsi="Times New Roman" w:cs="Times New Roman"/>
          <w:sz w:val="24"/>
          <w:szCs w:val="24"/>
        </w:rPr>
        <w:t xml:space="preserve"> Wu. 2020.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Governance and contract choice: Theory and evidence from</w:t>
      </w:r>
    </w:p>
    <w:p w14:paraId="23EACE04"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groundwater irrigation markets.</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Journal of Economic Behavior and Organization, 180,</w:t>
      </w:r>
    </w:p>
    <w:p w14:paraId="01EE3105"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129-147. https://doi.org/10.1016/j.jebo.2020.09.031</w:t>
      </w:r>
    </w:p>
    <w:p w14:paraId="29DB3DD2" w14:textId="1AC821A8"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Miranda ML, SE Edwards, MH Keating, and CJ Paul. 2011.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Making the </w:t>
      </w:r>
      <w:r w:rsidR="004139F6">
        <w:rPr>
          <w:rFonts w:ascii="Times New Roman" w:eastAsia="Times New Roman" w:hAnsi="Times New Roman" w:cs="Times New Roman"/>
          <w:sz w:val="24"/>
          <w:szCs w:val="24"/>
        </w:rPr>
        <w:t>EJ</w:t>
      </w:r>
    </w:p>
    <w:p w14:paraId="5ADF7330"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Grade: The Relative Burden of Air Pollution Exposure in the United States.</w:t>
      </w:r>
      <w:r>
        <w:rPr>
          <w:rFonts w:ascii="Times New Roman" w:eastAsia="Times New Roman" w:hAnsi="Times New Roman" w:cs="Times New Roman"/>
          <w:sz w:val="24"/>
          <w:szCs w:val="24"/>
        </w:rPr>
        <w:t>”</w:t>
      </w:r>
    </w:p>
    <w:p w14:paraId="4952D75F"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International Journal of Environmental Research and Public Health, 8(6), 1755-1771.</w:t>
      </w:r>
    </w:p>
    <w:p w14:paraId="0A1D36AD" w14:textId="77777777" w:rsidR="00402B09" w:rsidRDefault="00402B09" w:rsidP="00402B09">
      <w:pPr>
        <w:spacing w:line="360" w:lineRule="auto"/>
        <w:rPr>
          <w:rFonts w:ascii="Times New Roman" w:eastAsia="Times New Roman" w:hAnsi="Times New Roman" w:cs="Times New Roman"/>
          <w:sz w:val="24"/>
          <w:szCs w:val="24"/>
        </w:rPr>
      </w:pPr>
      <w:r w:rsidRPr="00DF0DA4">
        <w:rPr>
          <w:rFonts w:ascii="Times New Roman" w:eastAsia="Times New Roman" w:hAnsi="Times New Roman" w:cs="Times New Roman"/>
          <w:sz w:val="24"/>
          <w:szCs w:val="24"/>
        </w:rPr>
        <w:t xml:space="preserve">Mueller JT and S </w:t>
      </w:r>
      <w:proofErr w:type="spellStart"/>
      <w:r w:rsidRPr="00DF0DA4">
        <w:rPr>
          <w:rFonts w:ascii="Times New Roman" w:eastAsia="Times New Roman" w:hAnsi="Times New Roman" w:cs="Times New Roman"/>
          <w:sz w:val="24"/>
          <w:szCs w:val="24"/>
        </w:rPr>
        <w:t>Gasteyer</w:t>
      </w:r>
      <w:proofErr w:type="spellEnd"/>
      <w:r w:rsidRPr="00DF0DA4">
        <w:rPr>
          <w:rFonts w:ascii="Times New Roman" w:eastAsia="Times New Roman" w:hAnsi="Times New Roman" w:cs="Times New Roman"/>
          <w:sz w:val="24"/>
          <w:szCs w:val="24"/>
        </w:rPr>
        <w:t xml:space="preserve">. 2021. </w:t>
      </w:r>
      <w:r>
        <w:rPr>
          <w:rFonts w:ascii="Times New Roman" w:eastAsia="Times New Roman" w:hAnsi="Times New Roman" w:cs="Times New Roman"/>
          <w:sz w:val="24"/>
          <w:szCs w:val="24"/>
        </w:rPr>
        <w:t>“</w:t>
      </w:r>
      <w:r w:rsidRPr="00DF0DA4">
        <w:rPr>
          <w:rFonts w:ascii="Times New Roman" w:eastAsia="Times New Roman" w:hAnsi="Times New Roman" w:cs="Times New Roman"/>
          <w:sz w:val="24"/>
          <w:szCs w:val="24"/>
        </w:rPr>
        <w:t>The widespread and unjust drinking water and clean water</w:t>
      </w:r>
    </w:p>
    <w:p w14:paraId="1DC73230" w14:textId="77777777" w:rsidR="00402B09" w:rsidRDefault="00402B09" w:rsidP="00402B09">
      <w:pPr>
        <w:spacing w:line="360" w:lineRule="auto"/>
        <w:ind w:firstLine="720"/>
        <w:rPr>
          <w:rFonts w:ascii="Times New Roman" w:eastAsia="Times New Roman" w:hAnsi="Times New Roman" w:cs="Times New Roman"/>
          <w:sz w:val="24"/>
          <w:szCs w:val="24"/>
        </w:rPr>
      </w:pPr>
      <w:r w:rsidRPr="00DF0DA4">
        <w:rPr>
          <w:rFonts w:ascii="Times New Roman" w:eastAsia="Times New Roman" w:hAnsi="Times New Roman" w:cs="Times New Roman"/>
          <w:sz w:val="24"/>
          <w:szCs w:val="24"/>
        </w:rPr>
        <w:t>crisis in the United States.</w:t>
      </w:r>
      <w:r>
        <w:rPr>
          <w:rFonts w:ascii="Times New Roman" w:eastAsia="Times New Roman" w:hAnsi="Times New Roman" w:cs="Times New Roman"/>
          <w:sz w:val="24"/>
          <w:szCs w:val="24"/>
        </w:rPr>
        <w:t>”</w:t>
      </w:r>
      <w:r w:rsidRPr="00DF0DA4">
        <w:rPr>
          <w:rFonts w:ascii="Times New Roman" w:eastAsia="Times New Roman" w:hAnsi="Times New Roman" w:cs="Times New Roman"/>
          <w:sz w:val="24"/>
          <w:szCs w:val="24"/>
        </w:rPr>
        <w:t xml:space="preserve"> Nature Communications, 12(1): 3544. DOI: 10.1038/s41467</w:t>
      </w:r>
    </w:p>
    <w:p w14:paraId="7DDD1CC6" w14:textId="77777777" w:rsidR="00402B09" w:rsidRDefault="00402B09" w:rsidP="00402B09">
      <w:pPr>
        <w:spacing w:line="360" w:lineRule="auto"/>
        <w:ind w:firstLine="720"/>
        <w:rPr>
          <w:rFonts w:ascii="Times New Roman" w:eastAsia="Times New Roman" w:hAnsi="Times New Roman" w:cs="Times New Roman"/>
          <w:sz w:val="24"/>
          <w:szCs w:val="24"/>
        </w:rPr>
      </w:pPr>
      <w:r w:rsidRPr="00DF0DA4">
        <w:rPr>
          <w:rFonts w:ascii="Times New Roman" w:eastAsia="Times New Roman" w:hAnsi="Times New Roman" w:cs="Times New Roman"/>
          <w:sz w:val="24"/>
          <w:szCs w:val="24"/>
        </w:rPr>
        <w:t>021-23898-z</w:t>
      </w:r>
    </w:p>
    <w:p w14:paraId="26A5C0C2"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Mueller JT and </w:t>
      </w:r>
      <w:r>
        <w:rPr>
          <w:rFonts w:ascii="Times New Roman" w:eastAsia="Times New Roman" w:hAnsi="Times New Roman" w:cs="Times New Roman"/>
          <w:sz w:val="24"/>
          <w:szCs w:val="24"/>
        </w:rPr>
        <w:t xml:space="preserve">S </w:t>
      </w:r>
      <w:proofErr w:type="spellStart"/>
      <w:r w:rsidRPr="00FB7744">
        <w:rPr>
          <w:rFonts w:ascii="Times New Roman" w:eastAsia="Times New Roman" w:hAnsi="Times New Roman" w:cs="Times New Roman"/>
          <w:sz w:val="24"/>
          <w:szCs w:val="24"/>
        </w:rPr>
        <w:t>Gasteyer</w:t>
      </w:r>
      <w:proofErr w:type="spellEnd"/>
      <w:r w:rsidRPr="00FB7744">
        <w:rPr>
          <w:rFonts w:ascii="Times New Roman" w:eastAsia="Times New Roman" w:hAnsi="Times New Roman" w:cs="Times New Roman"/>
          <w:sz w:val="24"/>
          <w:szCs w:val="24"/>
        </w:rPr>
        <w:t xml:space="preserve">. 2023.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The ethnically and racially uneven role of water infrastructure</w:t>
      </w:r>
    </w:p>
    <w:p w14:paraId="3FE08A73"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spending in rural economic development.</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Nature Water, 1(1), 74-82. DOI:</w:t>
      </w:r>
    </w:p>
    <w:p w14:paraId="242C2B8E"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10.1038/s44221-022-00007-y</w:t>
      </w:r>
    </w:p>
    <w:p w14:paraId="34AC20AA" w14:textId="77777777" w:rsidR="00452286" w:rsidRDefault="00452286"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Mullen H, K Whyte, and R Holifield. 2023. “Indigenous Peoples and the Justice40 Screening</w:t>
      </w:r>
    </w:p>
    <w:p w14:paraId="5E86575F" w14:textId="77777777" w:rsidR="00452286" w:rsidRDefault="00452286" w:rsidP="00452286">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Tool: Lessons from EJSCREEN.” Environmental Justice, 16(5). </w:t>
      </w:r>
    </w:p>
    <w:p w14:paraId="570B510D" w14:textId="37F21E6F" w:rsidR="00452286" w:rsidRDefault="00000000" w:rsidP="004C0CDF">
      <w:pPr>
        <w:spacing w:line="360" w:lineRule="auto"/>
        <w:ind w:firstLine="720"/>
        <w:rPr>
          <w:rFonts w:ascii="Times New Roman" w:eastAsia="Times New Roman" w:hAnsi="Times New Roman" w:cs="Times New Roman"/>
          <w:sz w:val="24"/>
          <w:szCs w:val="24"/>
        </w:rPr>
      </w:pPr>
      <w:hyperlink r:id="rId30" w:history="1">
        <w:r w:rsidR="00452286" w:rsidRPr="00452286">
          <w:rPr>
            <w:rStyle w:val="Hyperlink"/>
            <w:rFonts w:ascii="Times New Roman" w:eastAsia="Times New Roman" w:hAnsi="Times New Roman" w:cs="Times New Roman"/>
            <w:sz w:val="24"/>
            <w:szCs w:val="24"/>
          </w:rPr>
          <w:t>https://doi.org/10.1089/env.2022.0045</w:t>
        </w:r>
      </w:hyperlink>
    </w:p>
    <w:p w14:paraId="4D8FAEE4" w14:textId="611C8433"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Mult</w:t>
      </w:r>
      <w:r>
        <w:rPr>
          <w:rFonts w:ascii="Times New Roman" w:eastAsia="Times New Roman" w:hAnsi="Times New Roman" w:cs="Times New Roman"/>
          <w:sz w:val="24"/>
          <w:szCs w:val="24"/>
        </w:rPr>
        <w:t>i</w:t>
      </w:r>
      <w:r w:rsidRPr="00F716FC">
        <w:rPr>
          <w:rFonts w:ascii="Times New Roman" w:eastAsia="Times New Roman" w:hAnsi="Times New Roman" w:cs="Times New Roman"/>
          <w:sz w:val="24"/>
          <w:szCs w:val="24"/>
        </w:rPr>
        <w:t>-Resolution Land Characteristics Consortium (MRLC). 2019. “NLCD 2019 Percent</w:t>
      </w:r>
    </w:p>
    <w:p w14:paraId="1C354589" w14:textId="77777777" w:rsidR="00402B09" w:rsidRDefault="00402B09" w:rsidP="00402B09">
      <w:pPr>
        <w:spacing w:line="360" w:lineRule="auto"/>
        <w:ind w:left="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Developed Imperviousness (CONUS).” </w:t>
      </w:r>
      <w:hyperlink r:id="rId31" w:history="1">
        <w:r w:rsidRPr="0073023B">
          <w:rPr>
            <w:rStyle w:val="Hyperlink"/>
            <w:rFonts w:ascii="Times New Roman" w:eastAsia="Times New Roman" w:hAnsi="Times New Roman" w:cs="Times New Roman"/>
            <w:sz w:val="24"/>
            <w:szCs w:val="24"/>
          </w:rPr>
          <w:t>https://www.mrlc.gov/data/nlcd-2019-percent-</w:t>
        </w:r>
      </w:hyperlink>
    </w:p>
    <w:p w14:paraId="42B9510A" w14:textId="77777777" w:rsidR="00402B09" w:rsidRPr="00F716FC" w:rsidRDefault="00402B09" w:rsidP="00402B09">
      <w:pPr>
        <w:spacing w:line="360" w:lineRule="auto"/>
        <w:ind w:left="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developed-imperviousness-conus</w:t>
      </w:r>
    </w:p>
    <w:p w14:paraId="5A66D648"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lastRenderedPageBreak/>
        <w:t xml:space="preserve">Neier T. 2021.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Austrian Air – Just Clean for Locals: A Nationwide Analysis of Environmental</w:t>
      </w:r>
    </w:p>
    <w:p w14:paraId="36376658"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Inequality.</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Ecological Economics, 187, 107100. DOI: 10.1016/j.ecolecon.2021.107100</w:t>
      </w:r>
    </w:p>
    <w:p w14:paraId="065DFDD0" w14:textId="7777777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Nigra AE, W Lieberman-Cribbin, BC Bostick, ST </w:t>
      </w:r>
      <w:proofErr w:type="spellStart"/>
      <w:r w:rsidRPr="0034601B">
        <w:rPr>
          <w:rFonts w:ascii="Times New Roman" w:eastAsia="Times New Roman" w:hAnsi="Times New Roman" w:cs="Times New Roman"/>
          <w:sz w:val="24"/>
          <w:szCs w:val="24"/>
        </w:rPr>
        <w:t>Chillrud</w:t>
      </w:r>
      <w:proofErr w:type="spellEnd"/>
      <w:r w:rsidRPr="0034601B">
        <w:rPr>
          <w:rFonts w:ascii="Times New Roman" w:eastAsia="Times New Roman" w:hAnsi="Times New Roman" w:cs="Times New Roman"/>
          <w:sz w:val="24"/>
          <w:szCs w:val="24"/>
        </w:rPr>
        <w:t xml:space="preserve">, and D Carrion. 2023.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Geospatial</w:t>
      </w:r>
    </w:p>
    <w:p w14:paraId="5EDEBEBF"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Assessment of Racial/Ethnic Composition, Social Vulnerability, and Lead Water Service</w:t>
      </w:r>
    </w:p>
    <w:p w14:paraId="22488958" w14:textId="77777777" w:rsidR="00402B09" w:rsidRDefault="00402B09" w:rsidP="00402B09">
      <w:pPr>
        <w:spacing w:line="360" w:lineRule="auto"/>
        <w:ind w:left="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Lines in New York City.</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Environmental Health Perspectives, 131(8), 087015. DOI: </w:t>
      </w:r>
    </w:p>
    <w:p w14:paraId="53C9B448" w14:textId="77777777" w:rsidR="00402B09" w:rsidRDefault="00402B09" w:rsidP="00402B09">
      <w:pPr>
        <w:spacing w:line="360" w:lineRule="auto"/>
        <w:ind w:left="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10.1289/EHP12276</w:t>
      </w:r>
    </w:p>
    <w:p w14:paraId="7C161AA6"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O’Brien RM. </w:t>
      </w:r>
      <w:r>
        <w:rPr>
          <w:rFonts w:ascii="Times New Roman" w:eastAsia="Times New Roman" w:hAnsi="Times New Roman" w:cs="Times New Roman"/>
          <w:sz w:val="24"/>
          <w:szCs w:val="24"/>
        </w:rPr>
        <w:t>2007. “</w:t>
      </w:r>
      <w:r w:rsidRPr="00F716FC">
        <w:rPr>
          <w:rFonts w:ascii="Times New Roman" w:eastAsia="Times New Roman" w:hAnsi="Times New Roman" w:cs="Times New Roman"/>
          <w:sz w:val="24"/>
          <w:szCs w:val="24"/>
        </w:rPr>
        <w:t>A Caution Regarding Rules of Thumb for Variance Inflation Factors.</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Qual</w:t>
      </w:r>
    </w:p>
    <w:p w14:paraId="7709531A"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Quant 41, 673–690. https://doi.org/10.1007/s11135-006-9018-6</w:t>
      </w:r>
    </w:p>
    <w:p w14:paraId="3BC615F0"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Oliveira VH, I Lee, and C </w:t>
      </w:r>
      <w:proofErr w:type="spellStart"/>
      <w:r w:rsidRPr="00F716FC">
        <w:rPr>
          <w:rFonts w:ascii="Times New Roman" w:eastAsia="Times New Roman" w:hAnsi="Times New Roman" w:cs="Times New Roman"/>
          <w:sz w:val="24"/>
          <w:szCs w:val="24"/>
        </w:rPr>
        <w:t>Quintana-Domeque</w:t>
      </w:r>
      <w:proofErr w:type="spellEnd"/>
      <w:r w:rsidRPr="00F716FC">
        <w:rPr>
          <w:rFonts w:ascii="Times New Roman" w:eastAsia="Times New Roman" w:hAnsi="Times New Roman" w:cs="Times New Roman"/>
          <w:sz w:val="24"/>
          <w:szCs w:val="24"/>
        </w:rPr>
        <w:t xml:space="preserve">. 2023.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Natural Disasters and Early Human</w:t>
      </w:r>
    </w:p>
    <w:p w14:paraId="39447E04"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Development: Hurricane Catarina and Infant Health in Brazil.</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Journal of Human</w:t>
      </w:r>
    </w:p>
    <w:p w14:paraId="13A33387"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Resources, 58(3), 819-851. DOI: 10.3368/jhr.59.1.0816-8144R1</w:t>
      </w:r>
    </w:p>
    <w:p w14:paraId="76FC6DDF"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Oyedele O and SA Tella. 2023.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Environmental quality and health outcomes in sub-Saharan</w:t>
      </w:r>
    </w:p>
    <w:p w14:paraId="4D100E2E"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Africa- A panel econometric approach on the role of forest investment.</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Cogent</w:t>
      </w:r>
    </w:p>
    <w:p w14:paraId="7BFCD273"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Economics &amp; Finance, 11(2), 2269806. DOI: 10.1080/23322039.2023.2269806</w:t>
      </w:r>
    </w:p>
    <w:p w14:paraId="2D227A84" w14:textId="77777777" w:rsidR="00402B09" w:rsidRDefault="00402B09" w:rsidP="00402B09">
      <w:pPr>
        <w:spacing w:line="360" w:lineRule="auto"/>
        <w:rPr>
          <w:rFonts w:ascii="Times New Roman" w:eastAsia="Times New Roman" w:hAnsi="Times New Roman" w:cs="Times New Roman"/>
          <w:sz w:val="24"/>
          <w:szCs w:val="24"/>
        </w:rPr>
      </w:pPr>
      <w:r w:rsidRPr="00DF0DA4">
        <w:rPr>
          <w:rFonts w:ascii="Times New Roman" w:eastAsia="Times New Roman" w:hAnsi="Times New Roman" w:cs="Times New Roman"/>
          <w:sz w:val="24"/>
          <w:szCs w:val="24"/>
        </w:rPr>
        <w:t xml:space="preserve">Povich D, B Roberts, and M Mather. 2015. </w:t>
      </w:r>
      <w:r>
        <w:rPr>
          <w:rFonts w:ascii="Times New Roman" w:eastAsia="Times New Roman" w:hAnsi="Times New Roman" w:cs="Times New Roman"/>
          <w:sz w:val="24"/>
          <w:szCs w:val="24"/>
        </w:rPr>
        <w:t>“</w:t>
      </w:r>
      <w:r w:rsidRPr="00DF0DA4">
        <w:rPr>
          <w:rFonts w:ascii="Times New Roman" w:eastAsia="Times New Roman" w:hAnsi="Times New Roman" w:cs="Times New Roman"/>
          <w:sz w:val="24"/>
          <w:szCs w:val="24"/>
        </w:rPr>
        <w:t>Low-Income Working Families: The Racial/Ethnic</w:t>
      </w:r>
    </w:p>
    <w:p w14:paraId="1EC2F3CB" w14:textId="77777777" w:rsidR="00402B09" w:rsidRDefault="00402B09" w:rsidP="00402B09">
      <w:pPr>
        <w:spacing w:line="360" w:lineRule="auto"/>
        <w:ind w:firstLine="720"/>
        <w:rPr>
          <w:rFonts w:ascii="Times New Roman" w:eastAsia="Times New Roman" w:hAnsi="Times New Roman" w:cs="Times New Roman"/>
          <w:sz w:val="24"/>
          <w:szCs w:val="24"/>
        </w:rPr>
      </w:pPr>
      <w:r w:rsidRPr="00DF0DA4">
        <w:rPr>
          <w:rFonts w:ascii="Times New Roman" w:eastAsia="Times New Roman" w:hAnsi="Times New Roman" w:cs="Times New Roman"/>
          <w:sz w:val="24"/>
          <w:szCs w:val="24"/>
        </w:rPr>
        <w:t>Divide.</w:t>
      </w:r>
      <w:r>
        <w:rPr>
          <w:rFonts w:ascii="Times New Roman" w:eastAsia="Times New Roman" w:hAnsi="Times New Roman" w:cs="Times New Roman"/>
          <w:sz w:val="24"/>
          <w:szCs w:val="24"/>
        </w:rPr>
        <w:t>”</w:t>
      </w:r>
      <w:r w:rsidRPr="00DF0DA4">
        <w:rPr>
          <w:rFonts w:ascii="Times New Roman" w:eastAsia="Times New Roman" w:hAnsi="Times New Roman" w:cs="Times New Roman"/>
          <w:sz w:val="24"/>
          <w:szCs w:val="24"/>
        </w:rPr>
        <w:t xml:space="preserve"> The Working Poor Families Project. </w:t>
      </w:r>
      <w:hyperlink r:id="rId32" w:history="1">
        <w:r w:rsidRPr="0073023B">
          <w:rPr>
            <w:rStyle w:val="Hyperlink"/>
            <w:rFonts w:ascii="Times New Roman" w:eastAsia="Times New Roman" w:hAnsi="Times New Roman" w:cs="Times New Roman"/>
            <w:sz w:val="24"/>
            <w:szCs w:val="24"/>
          </w:rPr>
          <w:t>https://www.prb.org/wp-</w:t>
        </w:r>
      </w:hyperlink>
    </w:p>
    <w:p w14:paraId="380F846B" w14:textId="77777777" w:rsidR="00402B09" w:rsidRDefault="00402B09" w:rsidP="00402B09">
      <w:pPr>
        <w:spacing w:line="360" w:lineRule="auto"/>
        <w:ind w:firstLine="720"/>
        <w:rPr>
          <w:rFonts w:ascii="Times New Roman" w:eastAsia="Times New Roman" w:hAnsi="Times New Roman" w:cs="Times New Roman"/>
          <w:sz w:val="24"/>
          <w:szCs w:val="24"/>
        </w:rPr>
      </w:pPr>
      <w:r w:rsidRPr="00DF0DA4">
        <w:rPr>
          <w:rFonts w:ascii="Times New Roman" w:eastAsia="Times New Roman" w:hAnsi="Times New Roman" w:cs="Times New Roman"/>
          <w:sz w:val="24"/>
          <w:szCs w:val="24"/>
        </w:rPr>
        <w:t>content/uploads/2020/11/WPFP-2015-Report-Racial-Ethnic-Divide.pdf</w:t>
      </w:r>
    </w:p>
    <w:p w14:paraId="4657D643"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Richter BD, </w:t>
      </w:r>
      <w:r>
        <w:rPr>
          <w:rFonts w:ascii="Times New Roman" w:eastAsia="Times New Roman" w:hAnsi="Times New Roman" w:cs="Times New Roman"/>
          <w:sz w:val="24"/>
          <w:szCs w:val="24"/>
        </w:rPr>
        <w:t>G Lamsal, L Marston, S Dhakal, LS Sangha, RR Rushforth, D Wei, BL Ruddell, KF</w:t>
      </w:r>
    </w:p>
    <w:p w14:paraId="32C39691" w14:textId="77777777" w:rsidR="00402B09" w:rsidRDefault="00402B09" w:rsidP="00402B0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Davis, A Hernandez-Cruz, S Sandoval-Solis, and JC Schmidt. 2024</w:t>
      </w:r>
      <w:r w:rsidRPr="00F716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195B8F">
        <w:rPr>
          <w:rFonts w:ascii="Times New Roman" w:eastAsia="Times New Roman" w:hAnsi="Times New Roman" w:cs="Times New Roman"/>
          <w:sz w:val="24"/>
          <w:szCs w:val="24"/>
        </w:rPr>
        <w:t>New water</w:t>
      </w:r>
    </w:p>
    <w:p w14:paraId="1474046E" w14:textId="77777777" w:rsidR="00402B09" w:rsidRDefault="00402B09" w:rsidP="00402B09">
      <w:pPr>
        <w:spacing w:line="360" w:lineRule="auto"/>
        <w:ind w:firstLine="720"/>
        <w:rPr>
          <w:rFonts w:ascii="Times New Roman" w:eastAsia="Times New Roman" w:hAnsi="Times New Roman" w:cs="Times New Roman"/>
          <w:sz w:val="24"/>
          <w:szCs w:val="24"/>
        </w:rPr>
      </w:pPr>
      <w:r w:rsidRPr="00195B8F">
        <w:rPr>
          <w:rFonts w:ascii="Times New Roman" w:eastAsia="Times New Roman" w:hAnsi="Times New Roman" w:cs="Times New Roman"/>
          <w:sz w:val="24"/>
          <w:szCs w:val="24"/>
        </w:rPr>
        <w:t xml:space="preserve">accounting reveals </w:t>
      </w:r>
      <w:proofErr w:type="gramStart"/>
      <w:r w:rsidRPr="00195B8F">
        <w:rPr>
          <w:rFonts w:ascii="Times New Roman" w:eastAsia="Times New Roman" w:hAnsi="Times New Roman" w:cs="Times New Roman"/>
          <w:sz w:val="24"/>
          <w:szCs w:val="24"/>
        </w:rPr>
        <w:t>why</w:t>
      </w:r>
      <w:proofErr w:type="gramEnd"/>
      <w:r w:rsidRPr="00195B8F">
        <w:rPr>
          <w:rFonts w:ascii="Times New Roman" w:eastAsia="Times New Roman" w:hAnsi="Times New Roman" w:cs="Times New Roman"/>
          <w:sz w:val="24"/>
          <w:szCs w:val="24"/>
        </w:rPr>
        <w:t xml:space="preserve"> the Colorado River no longer reaches the sea</w:t>
      </w:r>
      <w:r w:rsidRPr="00F716F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w:t>
      </w:r>
      <w:r w:rsidRPr="00195B8F">
        <w:rPr>
          <w:rFonts w:ascii="Times New Roman" w:eastAsia="Times New Roman" w:hAnsi="Times New Roman" w:cs="Times New Roman"/>
          <w:sz w:val="24"/>
          <w:szCs w:val="24"/>
        </w:rPr>
        <w:t>Communications</w:t>
      </w:r>
    </w:p>
    <w:p w14:paraId="41DABBF0"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195B8F">
        <w:rPr>
          <w:rFonts w:ascii="Times New Roman" w:eastAsia="Times New Roman" w:hAnsi="Times New Roman" w:cs="Times New Roman"/>
          <w:sz w:val="24"/>
          <w:szCs w:val="24"/>
        </w:rPr>
        <w:t>Earth &amp; Environment</w:t>
      </w:r>
      <w:r w:rsidRPr="00F716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Pr="00F716FC">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1-12</w:t>
      </w:r>
      <w:r w:rsidRPr="00F716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DOI: </w:t>
      </w:r>
      <w:r w:rsidRPr="00195B8F">
        <w:rPr>
          <w:rFonts w:ascii="Times New Roman" w:eastAsia="Times New Roman" w:hAnsi="Times New Roman" w:cs="Times New Roman"/>
          <w:sz w:val="24"/>
          <w:szCs w:val="24"/>
        </w:rPr>
        <w:t>10.1038/s43247-024-01291-0</w:t>
      </w:r>
    </w:p>
    <w:p w14:paraId="7F68C711" w14:textId="7777777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Sanchez L, B Leonard, and EC Edwards. 2023.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Paper Water, Wet Water, and the Recognition</w:t>
      </w:r>
    </w:p>
    <w:p w14:paraId="71A9D20E"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of Indigenous Property Rights.</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Journal of the Association of Environmental and</w:t>
      </w:r>
    </w:p>
    <w:p w14:paraId="1AEC5F18"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lastRenderedPageBreak/>
        <w:t>Resource Economists, 10(6), 1545-1579. DOI: 10.1086/725400</w:t>
      </w:r>
    </w:p>
    <w:p w14:paraId="13E7B8EA" w14:textId="77777777" w:rsidR="002116ED" w:rsidRDefault="002116ED"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Schutz JR. 2013. “Present Perfected Rights: The Most Senior Undefined Water Rights on the</w:t>
      </w:r>
    </w:p>
    <w:p w14:paraId="6112C982" w14:textId="77777777" w:rsidR="002116ED" w:rsidRDefault="002116ED" w:rsidP="002116E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Colorado River.” Water Law Review, 16(2): 382-388. </w:t>
      </w:r>
    </w:p>
    <w:p w14:paraId="6454C51D" w14:textId="66CCFD00" w:rsidR="002116ED" w:rsidRDefault="002116ED" w:rsidP="004C0CDF">
      <w:pPr>
        <w:spacing w:line="360" w:lineRule="auto"/>
        <w:ind w:firstLine="720"/>
        <w:rPr>
          <w:rFonts w:ascii="Times New Roman" w:eastAsia="Times New Roman" w:hAnsi="Times New Roman" w:cs="Times New Roman"/>
          <w:sz w:val="24"/>
          <w:szCs w:val="24"/>
        </w:rPr>
      </w:pPr>
      <w:r w:rsidRPr="002116ED">
        <w:rPr>
          <w:rFonts w:ascii="Times New Roman" w:eastAsia="Times New Roman" w:hAnsi="Times New Roman" w:cs="Times New Roman"/>
          <w:sz w:val="24"/>
          <w:szCs w:val="24"/>
        </w:rPr>
        <w:t>https://digitalcommons.du.edu/cgi/viewcontent.cgi?article=1364&amp;context=wlr</w:t>
      </w:r>
    </w:p>
    <w:p w14:paraId="2601E0A5" w14:textId="77777777" w:rsidR="0010094C" w:rsidRDefault="0010094C"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Shrestha R, J Neuberger, S Rajpurohit, and D Saha. 2022. “6 Takeaways from the CEQ Climate</w:t>
      </w:r>
    </w:p>
    <w:p w14:paraId="0006B990" w14:textId="77777777" w:rsidR="0010094C" w:rsidRDefault="0010094C" w:rsidP="0010094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Economic Justice Screening Tool.” World Resources Institute. </w:t>
      </w:r>
    </w:p>
    <w:p w14:paraId="4B4F37C6" w14:textId="08CE2544" w:rsidR="0010094C" w:rsidRDefault="00000000" w:rsidP="0010094C">
      <w:pPr>
        <w:spacing w:line="360" w:lineRule="auto"/>
        <w:ind w:firstLine="720"/>
        <w:rPr>
          <w:rFonts w:ascii="Times New Roman" w:eastAsia="Times New Roman" w:hAnsi="Times New Roman" w:cs="Times New Roman"/>
          <w:sz w:val="24"/>
          <w:szCs w:val="24"/>
        </w:rPr>
      </w:pPr>
      <w:hyperlink r:id="rId33" w:history="1">
        <w:r w:rsidR="0010094C" w:rsidRPr="0068535B">
          <w:rPr>
            <w:rStyle w:val="Hyperlink"/>
            <w:rFonts w:ascii="Times New Roman" w:eastAsia="Times New Roman" w:hAnsi="Times New Roman" w:cs="Times New Roman"/>
            <w:sz w:val="24"/>
            <w:szCs w:val="24"/>
          </w:rPr>
          <w:t>https://www.wri.org/technical-perspectives/6-takeaways-ceq-climate-and-economic-</w:t>
        </w:r>
      </w:hyperlink>
    </w:p>
    <w:p w14:paraId="544D2F19" w14:textId="1CCEF9BB" w:rsidR="0010094C" w:rsidRDefault="0010094C" w:rsidP="0010094C">
      <w:pPr>
        <w:spacing w:line="360" w:lineRule="auto"/>
        <w:ind w:firstLine="720"/>
        <w:rPr>
          <w:rFonts w:ascii="Times New Roman" w:eastAsia="Times New Roman" w:hAnsi="Times New Roman" w:cs="Times New Roman"/>
          <w:sz w:val="24"/>
          <w:szCs w:val="24"/>
        </w:rPr>
      </w:pPr>
      <w:r w:rsidRPr="0010094C">
        <w:rPr>
          <w:rFonts w:ascii="Times New Roman" w:eastAsia="Times New Roman" w:hAnsi="Times New Roman" w:cs="Times New Roman"/>
          <w:sz w:val="24"/>
          <w:szCs w:val="24"/>
        </w:rPr>
        <w:t>justice-screening-tool</w:t>
      </w:r>
    </w:p>
    <w:p w14:paraId="1BB00627" w14:textId="77777777" w:rsidR="009808B2" w:rsidRDefault="009808B2" w:rsidP="009808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Shrestha R, S Rajpurohit, and D Saha. 2023. “CEQ’s Climate and Economic Justice Screening</w:t>
      </w:r>
    </w:p>
    <w:p w14:paraId="4F286027" w14:textId="77777777" w:rsidR="009808B2" w:rsidRDefault="009808B2" w:rsidP="009808B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Tool Needs to Consider How Burdens Add Up.” World Resources Institute. </w:t>
      </w:r>
    </w:p>
    <w:p w14:paraId="6E63F080" w14:textId="2D9F2F99" w:rsidR="009808B2" w:rsidRDefault="00000000" w:rsidP="009808B2">
      <w:pPr>
        <w:spacing w:line="360" w:lineRule="auto"/>
        <w:ind w:firstLine="720"/>
        <w:rPr>
          <w:rFonts w:ascii="Times New Roman" w:eastAsia="Times New Roman" w:hAnsi="Times New Roman" w:cs="Times New Roman"/>
          <w:sz w:val="24"/>
          <w:szCs w:val="24"/>
        </w:rPr>
      </w:pPr>
      <w:hyperlink r:id="rId34" w:history="1">
        <w:r w:rsidR="009808B2" w:rsidRPr="0068535B">
          <w:rPr>
            <w:rStyle w:val="Hyperlink"/>
            <w:rFonts w:ascii="Times New Roman" w:eastAsia="Times New Roman" w:hAnsi="Times New Roman" w:cs="Times New Roman"/>
            <w:sz w:val="24"/>
            <w:szCs w:val="24"/>
          </w:rPr>
          <w:t>https://www.wri.org/technical-perspectives/ceq-climate-and-economic-justice-screening-</w:t>
        </w:r>
      </w:hyperlink>
    </w:p>
    <w:p w14:paraId="4975D777" w14:textId="0473ED51" w:rsidR="009808B2" w:rsidRDefault="009808B2" w:rsidP="004C0CDF">
      <w:pPr>
        <w:spacing w:line="360" w:lineRule="auto"/>
        <w:ind w:firstLine="720"/>
        <w:rPr>
          <w:rFonts w:ascii="Times New Roman" w:eastAsia="Times New Roman" w:hAnsi="Times New Roman" w:cs="Times New Roman"/>
          <w:sz w:val="24"/>
          <w:szCs w:val="24"/>
        </w:rPr>
      </w:pPr>
      <w:r w:rsidRPr="009808B2">
        <w:rPr>
          <w:rFonts w:ascii="Times New Roman" w:eastAsia="Times New Roman" w:hAnsi="Times New Roman" w:cs="Times New Roman"/>
          <w:sz w:val="24"/>
          <w:szCs w:val="24"/>
        </w:rPr>
        <w:t>tool-cumulative-burdens</w:t>
      </w:r>
    </w:p>
    <w:p w14:paraId="7908E6DE" w14:textId="5D27A0B5"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Spotswood EN, M Benjamin, L Stoneburner, MM Wheeler, EE Beller, D Balk, T McPhearson,</w:t>
      </w:r>
    </w:p>
    <w:p w14:paraId="658DD9F8"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M Kuo, and RI McDonald. 2021.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Nature inequity and higher COVID-19 case rates in</w:t>
      </w:r>
    </w:p>
    <w:p w14:paraId="0DEFDABC"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less-green </w:t>
      </w:r>
      <w:proofErr w:type="spellStart"/>
      <w:r w:rsidRPr="00F716FC">
        <w:rPr>
          <w:rFonts w:ascii="Times New Roman" w:eastAsia="Times New Roman" w:hAnsi="Times New Roman" w:cs="Times New Roman"/>
          <w:sz w:val="24"/>
          <w:szCs w:val="24"/>
        </w:rPr>
        <w:t>neighbourhoods</w:t>
      </w:r>
      <w:proofErr w:type="spellEnd"/>
      <w:r w:rsidRPr="00F716FC">
        <w:rPr>
          <w:rFonts w:ascii="Times New Roman" w:eastAsia="Times New Roman" w:hAnsi="Times New Roman" w:cs="Times New Roman"/>
          <w:sz w:val="24"/>
          <w:szCs w:val="24"/>
        </w:rPr>
        <w:t xml:space="preserve"> in the United States.</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Nature Sustainability, 4(12), 1092-</w:t>
      </w:r>
    </w:p>
    <w:p w14:paraId="45A71764"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1098. DOI: 10.1038/s41893-021-00781-9</w:t>
      </w:r>
    </w:p>
    <w:p w14:paraId="363940E7" w14:textId="77777777" w:rsidR="00402B09" w:rsidRDefault="00402B09" w:rsidP="00402B09">
      <w:pPr>
        <w:spacing w:line="360" w:lineRule="auto"/>
        <w:rPr>
          <w:rFonts w:ascii="Times New Roman" w:eastAsia="Times New Roman" w:hAnsi="Times New Roman" w:cs="Times New Roman"/>
          <w:sz w:val="24"/>
          <w:szCs w:val="24"/>
        </w:rPr>
      </w:pPr>
      <w:r w:rsidRPr="00027C4E">
        <w:rPr>
          <w:rFonts w:ascii="Times New Roman" w:eastAsia="Times New Roman" w:hAnsi="Times New Roman" w:cs="Times New Roman"/>
          <w:sz w:val="24"/>
          <w:szCs w:val="24"/>
        </w:rPr>
        <w:t xml:space="preserve">Tanana H, J Garcia, A Olaya, C Colwyn, H Larsen, R Williams, and J King. 2021. </w:t>
      </w:r>
      <w:r>
        <w:rPr>
          <w:rFonts w:ascii="Times New Roman" w:eastAsia="Times New Roman" w:hAnsi="Times New Roman" w:cs="Times New Roman"/>
          <w:sz w:val="24"/>
          <w:szCs w:val="24"/>
        </w:rPr>
        <w:t>“</w:t>
      </w:r>
      <w:r w:rsidRPr="00027C4E">
        <w:rPr>
          <w:rFonts w:ascii="Times New Roman" w:eastAsia="Times New Roman" w:hAnsi="Times New Roman" w:cs="Times New Roman"/>
          <w:sz w:val="24"/>
          <w:szCs w:val="24"/>
        </w:rPr>
        <w:t>Universal</w:t>
      </w:r>
    </w:p>
    <w:p w14:paraId="4D7BB522" w14:textId="77777777" w:rsidR="00402B09" w:rsidRDefault="00402B09" w:rsidP="00402B09">
      <w:pPr>
        <w:spacing w:line="360" w:lineRule="auto"/>
        <w:ind w:firstLine="720"/>
        <w:rPr>
          <w:rFonts w:ascii="Times New Roman" w:eastAsia="Times New Roman" w:hAnsi="Times New Roman" w:cs="Times New Roman"/>
          <w:sz w:val="24"/>
          <w:szCs w:val="24"/>
        </w:rPr>
      </w:pPr>
      <w:r w:rsidRPr="00027C4E">
        <w:rPr>
          <w:rFonts w:ascii="Times New Roman" w:eastAsia="Times New Roman" w:hAnsi="Times New Roman" w:cs="Times New Roman"/>
          <w:sz w:val="24"/>
          <w:szCs w:val="24"/>
        </w:rPr>
        <w:t>Access to Clean Water for Tribes in the Colorado River Basin.</w:t>
      </w:r>
      <w:r>
        <w:rPr>
          <w:rFonts w:ascii="Times New Roman" w:eastAsia="Times New Roman" w:hAnsi="Times New Roman" w:cs="Times New Roman"/>
          <w:sz w:val="24"/>
          <w:szCs w:val="24"/>
        </w:rPr>
        <w:t>”</w:t>
      </w:r>
      <w:r w:rsidRPr="00027C4E">
        <w:rPr>
          <w:rFonts w:ascii="Times New Roman" w:eastAsia="Times New Roman" w:hAnsi="Times New Roman" w:cs="Times New Roman"/>
          <w:sz w:val="24"/>
          <w:szCs w:val="24"/>
        </w:rPr>
        <w:t xml:space="preserve"> Water &amp; Tribes </w:t>
      </w:r>
    </w:p>
    <w:p w14:paraId="1DE0C3AD" w14:textId="77777777" w:rsidR="00402B09" w:rsidRDefault="00402B09" w:rsidP="00402B09">
      <w:pPr>
        <w:spacing w:line="360" w:lineRule="auto"/>
        <w:ind w:firstLine="720"/>
        <w:rPr>
          <w:rFonts w:ascii="Times New Roman" w:eastAsia="Times New Roman" w:hAnsi="Times New Roman" w:cs="Times New Roman"/>
          <w:sz w:val="24"/>
          <w:szCs w:val="24"/>
        </w:rPr>
      </w:pPr>
      <w:r w:rsidRPr="00027C4E">
        <w:rPr>
          <w:rFonts w:ascii="Times New Roman" w:eastAsia="Times New Roman" w:hAnsi="Times New Roman" w:cs="Times New Roman"/>
          <w:sz w:val="24"/>
          <w:szCs w:val="24"/>
        </w:rPr>
        <w:t xml:space="preserve">Initiative. </w:t>
      </w:r>
      <w:hyperlink r:id="rId35" w:history="1">
        <w:r w:rsidRPr="0073023B">
          <w:rPr>
            <w:rStyle w:val="Hyperlink"/>
            <w:rFonts w:ascii="Times New Roman" w:eastAsia="Times New Roman" w:hAnsi="Times New Roman" w:cs="Times New Roman"/>
            <w:sz w:val="24"/>
            <w:szCs w:val="24"/>
          </w:rPr>
          <w:t>https://www.naturalresourcespolicy.org/docs/water-tribes/wti-full-report-</w:t>
        </w:r>
      </w:hyperlink>
    </w:p>
    <w:p w14:paraId="52BF9405" w14:textId="77777777" w:rsidR="00402B09" w:rsidRDefault="00402B09" w:rsidP="00402B09">
      <w:pPr>
        <w:spacing w:line="360" w:lineRule="auto"/>
        <w:ind w:firstLine="720"/>
        <w:rPr>
          <w:rFonts w:ascii="Times New Roman" w:eastAsia="Times New Roman" w:hAnsi="Times New Roman" w:cs="Times New Roman"/>
          <w:sz w:val="24"/>
          <w:szCs w:val="24"/>
        </w:rPr>
      </w:pPr>
      <w:r w:rsidRPr="00027C4E">
        <w:rPr>
          <w:rFonts w:ascii="Times New Roman" w:eastAsia="Times New Roman" w:hAnsi="Times New Roman" w:cs="Times New Roman"/>
          <w:sz w:val="24"/>
          <w:szCs w:val="24"/>
        </w:rPr>
        <w:t>4.21.pdf</w:t>
      </w:r>
    </w:p>
    <w:p w14:paraId="1A9E6B4C" w14:textId="5E6ED4F7" w:rsidR="00402B09" w:rsidRDefault="00402B09" w:rsidP="00402B09">
      <w:pPr>
        <w:spacing w:line="360" w:lineRule="auto"/>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 xml:space="preserve">Timmins C and A Vissing. 2022. </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Environmental justice and </w:t>
      </w:r>
      <w:proofErr w:type="spellStart"/>
      <w:r w:rsidRPr="0034601B">
        <w:rPr>
          <w:rFonts w:ascii="Times New Roman" w:eastAsia="Times New Roman" w:hAnsi="Times New Roman" w:cs="Times New Roman"/>
          <w:sz w:val="24"/>
          <w:szCs w:val="24"/>
        </w:rPr>
        <w:t>Coasian</w:t>
      </w:r>
      <w:proofErr w:type="spellEnd"/>
      <w:r w:rsidRPr="0034601B">
        <w:rPr>
          <w:rFonts w:ascii="Times New Roman" w:eastAsia="Times New Roman" w:hAnsi="Times New Roman" w:cs="Times New Roman"/>
          <w:sz w:val="24"/>
          <w:szCs w:val="24"/>
        </w:rPr>
        <w:t xml:space="preserve"> bargaining: The role of </w:t>
      </w:r>
    </w:p>
    <w:p w14:paraId="4A86F02A"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race, ethnicity, and income in lease negotiations for shale gas.</w:t>
      </w:r>
      <w:r>
        <w:rPr>
          <w:rFonts w:ascii="Times New Roman" w:eastAsia="Times New Roman" w:hAnsi="Times New Roman" w:cs="Times New Roman"/>
          <w:sz w:val="24"/>
          <w:szCs w:val="24"/>
        </w:rPr>
        <w:t>”</w:t>
      </w:r>
      <w:r w:rsidRPr="0034601B">
        <w:rPr>
          <w:rFonts w:ascii="Times New Roman" w:eastAsia="Times New Roman" w:hAnsi="Times New Roman" w:cs="Times New Roman"/>
          <w:sz w:val="24"/>
          <w:szCs w:val="24"/>
        </w:rPr>
        <w:t xml:space="preserve"> Journal of Environmental </w:t>
      </w:r>
    </w:p>
    <w:p w14:paraId="35B865E2" w14:textId="77777777" w:rsidR="00402B09" w:rsidRDefault="00402B09" w:rsidP="00402B09">
      <w:pPr>
        <w:spacing w:line="360" w:lineRule="auto"/>
        <w:ind w:firstLine="720"/>
        <w:rPr>
          <w:rFonts w:ascii="Times New Roman" w:eastAsia="Times New Roman" w:hAnsi="Times New Roman" w:cs="Times New Roman"/>
          <w:sz w:val="24"/>
          <w:szCs w:val="24"/>
        </w:rPr>
      </w:pPr>
      <w:r w:rsidRPr="0034601B">
        <w:rPr>
          <w:rFonts w:ascii="Times New Roman" w:eastAsia="Times New Roman" w:hAnsi="Times New Roman" w:cs="Times New Roman"/>
          <w:sz w:val="24"/>
          <w:szCs w:val="24"/>
        </w:rPr>
        <w:t>Economics and Management, 114, 102657. DOI: 10.1016/j.jeem.2022.10265</w:t>
      </w:r>
    </w:p>
    <w:p w14:paraId="7E2954C8"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lastRenderedPageBreak/>
        <w:t xml:space="preserve">U.S. Census Bureau. 2019. 2010-2020 American Community Survey 5-year Estimates Detailed </w:t>
      </w:r>
    </w:p>
    <w:p w14:paraId="12A67A04"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Tables. Retrieved from</w:t>
      </w:r>
      <w:r>
        <w:rPr>
          <w:rFonts w:ascii="Times New Roman" w:eastAsia="Times New Roman" w:hAnsi="Times New Roman" w:cs="Times New Roman"/>
          <w:sz w:val="24"/>
          <w:szCs w:val="24"/>
        </w:rPr>
        <w:t xml:space="preserve"> </w:t>
      </w:r>
    </w:p>
    <w:p w14:paraId="17A39A96" w14:textId="77777777" w:rsidR="00402B09" w:rsidRDefault="00000000" w:rsidP="00402B09">
      <w:pPr>
        <w:spacing w:line="360" w:lineRule="auto"/>
        <w:ind w:firstLine="720"/>
        <w:rPr>
          <w:rFonts w:ascii="Times New Roman" w:eastAsia="Times New Roman" w:hAnsi="Times New Roman" w:cs="Times New Roman"/>
          <w:sz w:val="24"/>
          <w:szCs w:val="24"/>
        </w:rPr>
      </w:pPr>
      <w:hyperlink r:id="rId36" w:history="1">
        <w:r w:rsidR="00402B09" w:rsidRPr="0073023B">
          <w:rPr>
            <w:rStyle w:val="Hyperlink"/>
            <w:rFonts w:ascii="Times New Roman" w:eastAsia="Times New Roman" w:hAnsi="Times New Roman" w:cs="Times New Roman"/>
            <w:sz w:val="24"/>
            <w:szCs w:val="24"/>
          </w:rPr>
          <w:t>https://data.census.gov/table/ACSDT5Y2022.B25048?q=United%20States&amp;amp;t=Wate</w:t>
        </w:r>
      </w:hyperlink>
    </w:p>
    <w:p w14:paraId="7A6E29A1" w14:textId="77777777" w:rsidR="00402B09" w:rsidRDefault="00402B09" w:rsidP="00402B09">
      <w:pPr>
        <w:spacing w:line="360" w:lineRule="auto"/>
        <w:ind w:firstLine="720"/>
        <w:rPr>
          <w:rFonts w:ascii="Times New Roman" w:eastAsia="Times New Roman" w:hAnsi="Times New Roman" w:cs="Times New Roman"/>
          <w:sz w:val="24"/>
          <w:szCs w:val="24"/>
        </w:rPr>
      </w:pPr>
      <w:proofErr w:type="gramStart"/>
      <w:r w:rsidRPr="00F716FC">
        <w:rPr>
          <w:rFonts w:ascii="Times New Roman" w:eastAsia="Times New Roman" w:hAnsi="Times New Roman" w:cs="Times New Roman"/>
          <w:sz w:val="24"/>
          <w:szCs w:val="24"/>
        </w:rPr>
        <w:t>r,%</w:t>
      </w:r>
      <w:proofErr w:type="gramEnd"/>
      <w:r w:rsidRPr="00F716FC">
        <w:rPr>
          <w:rFonts w:ascii="Times New Roman" w:eastAsia="Times New Roman" w:hAnsi="Times New Roman" w:cs="Times New Roman"/>
          <w:sz w:val="24"/>
          <w:szCs w:val="24"/>
        </w:rPr>
        <w:t>20Sewage,%20and%20Plumbing%20Facilities&amp;amp;g=040XX00US04$1400000,06</w:t>
      </w:r>
    </w:p>
    <w:p w14:paraId="6F400E14"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$1400000,35$1400000</w:t>
      </w:r>
    </w:p>
    <w:p w14:paraId="07691A91"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U.S. Executive Office of the President Council on Environmental Quality. 2022. “Climate and </w:t>
      </w:r>
    </w:p>
    <w:p w14:paraId="662CE58B"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Economic Justice Screening Tool (CEJST).”</w:t>
      </w:r>
      <w:r>
        <w:rPr>
          <w:rFonts w:ascii="Times New Roman" w:eastAsia="Times New Roman" w:hAnsi="Times New Roman" w:cs="Times New Roman"/>
          <w:sz w:val="24"/>
          <w:szCs w:val="24"/>
        </w:rPr>
        <w:t xml:space="preserve"> </w:t>
      </w:r>
    </w:p>
    <w:p w14:paraId="636F0087"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https://screeningtool.geoplatform.gov/en/downloads.</w:t>
      </w:r>
    </w:p>
    <w:p w14:paraId="34741EA0" w14:textId="77777777" w:rsidR="00402B09" w:rsidRDefault="00402B09" w:rsidP="00402B09">
      <w:pPr>
        <w:spacing w:line="360" w:lineRule="auto"/>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U</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Department of Commerce. 2015.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Plumbing and Kitchen Facilities in</w:t>
      </w:r>
      <w:r>
        <w:rPr>
          <w:rFonts w:ascii="Times New Roman" w:eastAsia="Times New Roman" w:hAnsi="Times New Roman" w:cs="Times New Roman"/>
          <w:sz w:val="24"/>
          <w:szCs w:val="24"/>
        </w:rPr>
        <w:t xml:space="preserve"> </w:t>
      </w:r>
      <w:r w:rsidRPr="00F716FC">
        <w:rPr>
          <w:rFonts w:ascii="Times New Roman" w:eastAsia="Times New Roman" w:hAnsi="Times New Roman" w:cs="Times New Roman"/>
          <w:sz w:val="24"/>
          <w:szCs w:val="24"/>
        </w:rPr>
        <w:t>Housing Units</w:t>
      </w:r>
      <w:r>
        <w:rPr>
          <w:rFonts w:ascii="Times New Roman" w:eastAsia="Times New Roman" w:hAnsi="Times New Roman" w:cs="Times New Roman"/>
          <w:sz w:val="24"/>
          <w:szCs w:val="24"/>
        </w:rPr>
        <w:t xml:space="preserve"> – </w:t>
      </w:r>
    </w:p>
    <w:p w14:paraId="65C7A2F6"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American Community Survey Research and Evaluation Program.</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w:t>
      </w:r>
    </w:p>
    <w:p w14:paraId="36C3921B" w14:textId="77777777" w:rsidR="00402B09" w:rsidRDefault="00000000" w:rsidP="00402B09">
      <w:pPr>
        <w:spacing w:line="360" w:lineRule="auto"/>
        <w:ind w:firstLine="720"/>
        <w:rPr>
          <w:rFonts w:ascii="Times New Roman" w:eastAsia="Times New Roman" w:hAnsi="Times New Roman" w:cs="Times New Roman"/>
          <w:sz w:val="24"/>
          <w:szCs w:val="24"/>
        </w:rPr>
      </w:pPr>
      <w:hyperlink r:id="rId37" w:history="1">
        <w:r w:rsidR="00402B09" w:rsidRPr="0073023B">
          <w:rPr>
            <w:rStyle w:val="Hyperlink"/>
            <w:rFonts w:ascii="Times New Roman" w:eastAsia="Times New Roman" w:hAnsi="Times New Roman" w:cs="Times New Roman"/>
            <w:sz w:val="24"/>
            <w:szCs w:val="24"/>
          </w:rPr>
          <w:t>https://www.census.gov/content/dam/Census/library/working-</w:t>
        </w:r>
      </w:hyperlink>
    </w:p>
    <w:p w14:paraId="07C8EE61"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papers/2015/</w:t>
      </w:r>
      <w:proofErr w:type="spellStart"/>
      <w:r w:rsidRPr="00F716FC">
        <w:rPr>
          <w:rFonts w:ascii="Times New Roman" w:eastAsia="Times New Roman" w:hAnsi="Times New Roman" w:cs="Times New Roman"/>
          <w:sz w:val="24"/>
          <w:szCs w:val="24"/>
        </w:rPr>
        <w:t>acs</w:t>
      </w:r>
      <w:proofErr w:type="spellEnd"/>
      <w:r w:rsidRPr="00F716FC">
        <w:rPr>
          <w:rFonts w:ascii="Times New Roman" w:eastAsia="Times New Roman" w:hAnsi="Times New Roman" w:cs="Times New Roman"/>
          <w:sz w:val="24"/>
          <w:szCs w:val="24"/>
        </w:rPr>
        <w:t>/2015_Raglin_01.pdf</w:t>
      </w:r>
    </w:p>
    <w:p w14:paraId="426DA72D" w14:textId="77777777" w:rsidR="00402B09" w:rsidRDefault="00402B09"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w:t>
      </w:r>
      <w:r w:rsidRPr="00F716FC">
        <w:rPr>
          <w:rFonts w:ascii="Times New Roman" w:eastAsia="Times New Roman" w:hAnsi="Times New Roman" w:cs="Times New Roman"/>
          <w:sz w:val="24"/>
          <w:szCs w:val="24"/>
        </w:rPr>
        <w:t xml:space="preserve"> Environmental Protection Agency. 2020.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Bayesian Space-time Downscaling Fusion </w:t>
      </w:r>
    </w:p>
    <w:p w14:paraId="03B33C13"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Model (</w:t>
      </w:r>
      <w:proofErr w:type="spellStart"/>
      <w:r w:rsidRPr="00F716FC">
        <w:rPr>
          <w:rFonts w:ascii="Times New Roman" w:eastAsia="Times New Roman" w:hAnsi="Times New Roman" w:cs="Times New Roman"/>
          <w:sz w:val="24"/>
          <w:szCs w:val="24"/>
        </w:rPr>
        <w:t>Downscaler</w:t>
      </w:r>
      <w:proofErr w:type="spellEnd"/>
      <w:r w:rsidRPr="00F716FC">
        <w:rPr>
          <w:rFonts w:ascii="Times New Roman" w:eastAsia="Times New Roman" w:hAnsi="Times New Roman" w:cs="Times New Roman"/>
          <w:sz w:val="24"/>
          <w:szCs w:val="24"/>
        </w:rPr>
        <w:t>) - Derived Estimates of Air Quality for 2017.</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Office of Air Quality </w:t>
      </w:r>
    </w:p>
    <w:p w14:paraId="0E144666" w14:textId="77777777" w:rsidR="00402B09" w:rsidRPr="00F716FC"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Planning and Standards Air Quality Assessment Division.  </w:t>
      </w:r>
    </w:p>
    <w:p w14:paraId="3ADD71F3" w14:textId="77777777" w:rsidR="00402B09" w:rsidRDefault="00402B09" w:rsidP="00402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w:t>
      </w:r>
      <w:r w:rsidRPr="00F716FC">
        <w:rPr>
          <w:rFonts w:ascii="Times New Roman" w:eastAsia="Times New Roman" w:hAnsi="Times New Roman" w:cs="Times New Roman"/>
          <w:sz w:val="24"/>
          <w:szCs w:val="24"/>
        </w:rPr>
        <w:t xml:space="preserve"> Environmental Protection Agency. 2024. </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Learn About Underground Storage Tanks.</w:t>
      </w:r>
      <w:r>
        <w:rPr>
          <w:rFonts w:ascii="Times New Roman" w:eastAsia="Times New Roman" w:hAnsi="Times New Roman" w:cs="Times New Roman"/>
          <w:sz w:val="24"/>
          <w:szCs w:val="24"/>
        </w:rPr>
        <w:t>”</w:t>
      </w:r>
      <w:r w:rsidRPr="00F716FC">
        <w:rPr>
          <w:rFonts w:ascii="Times New Roman" w:eastAsia="Times New Roman" w:hAnsi="Times New Roman" w:cs="Times New Roman"/>
          <w:sz w:val="24"/>
          <w:szCs w:val="24"/>
        </w:rPr>
        <w:t xml:space="preserve"> </w:t>
      </w:r>
    </w:p>
    <w:p w14:paraId="5C694846" w14:textId="67B581FE" w:rsidR="00402B09" w:rsidRDefault="00000000" w:rsidP="00402B09">
      <w:pPr>
        <w:spacing w:line="360" w:lineRule="auto"/>
        <w:ind w:firstLine="720"/>
        <w:rPr>
          <w:rFonts w:ascii="Times New Roman" w:eastAsia="Times New Roman" w:hAnsi="Times New Roman" w:cs="Times New Roman"/>
          <w:sz w:val="24"/>
          <w:szCs w:val="24"/>
        </w:rPr>
      </w:pPr>
      <w:hyperlink r:id="rId38" w:anchor="why" w:history="1">
        <w:r w:rsidR="008476ED" w:rsidRPr="0068535B">
          <w:rPr>
            <w:rStyle w:val="Hyperlink"/>
            <w:rFonts w:ascii="Times New Roman" w:eastAsia="Times New Roman" w:hAnsi="Times New Roman" w:cs="Times New Roman"/>
            <w:sz w:val="24"/>
            <w:szCs w:val="24"/>
          </w:rPr>
          <w:t>https://www.epa.gov/ust/learn-about-underground-storage-tanks#why</w:t>
        </w:r>
      </w:hyperlink>
    </w:p>
    <w:p w14:paraId="7DC94F39" w14:textId="77777777" w:rsidR="008476ED" w:rsidRDefault="008476ED" w:rsidP="008476E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 Environmental Protection Agency. n.d. “Environmental Justice.” Accessed June 2024.</w:t>
      </w:r>
    </w:p>
    <w:p w14:paraId="7DAAE239" w14:textId="3146A233" w:rsidR="008476ED" w:rsidRPr="00F716FC" w:rsidRDefault="008476ED" w:rsidP="008476ED">
      <w:pPr>
        <w:spacing w:line="360" w:lineRule="auto"/>
        <w:ind w:firstLine="720"/>
        <w:rPr>
          <w:rFonts w:ascii="Times New Roman" w:eastAsia="Times New Roman" w:hAnsi="Times New Roman" w:cs="Times New Roman"/>
          <w:sz w:val="24"/>
          <w:szCs w:val="24"/>
        </w:rPr>
      </w:pPr>
      <w:r w:rsidRPr="008476ED">
        <w:rPr>
          <w:rFonts w:ascii="Times New Roman" w:eastAsia="Times New Roman" w:hAnsi="Times New Roman" w:cs="Times New Roman"/>
          <w:sz w:val="24"/>
          <w:szCs w:val="24"/>
        </w:rPr>
        <w:t>https://www.epa.gov/environmentaljustice</w:t>
      </w:r>
    </w:p>
    <w:p w14:paraId="4E068CD5" w14:textId="77777777" w:rsidR="00402B09" w:rsidRDefault="00402B09" w:rsidP="00402B09">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w:t>
      </w:r>
      <w:proofErr w:type="gramStart"/>
      <w:r>
        <w:rPr>
          <w:rFonts w:ascii="Times New Roman" w:eastAsia="Times New Roman" w:hAnsi="Times New Roman" w:cs="Times New Roman"/>
          <w:sz w:val="24"/>
          <w:szCs w:val="24"/>
        </w:rPr>
        <w:t>S.</w:t>
      </w:r>
      <w:r w:rsidRPr="00F716FC">
        <w:rPr>
          <w:rFonts w:ascii="Times New Roman" w:eastAsia="Times New Roman" w:hAnsi="Times New Roman" w:cs="Times New Roman"/>
          <w:sz w:val="24"/>
          <w:szCs w:val="24"/>
        </w:rPr>
        <w:t>White</w:t>
      </w:r>
      <w:proofErr w:type="spellEnd"/>
      <w:proofErr w:type="gramEnd"/>
      <w:r w:rsidRPr="00F716FC">
        <w:rPr>
          <w:rFonts w:ascii="Times New Roman" w:eastAsia="Times New Roman" w:hAnsi="Times New Roman" w:cs="Times New Roman"/>
          <w:sz w:val="24"/>
          <w:szCs w:val="24"/>
        </w:rPr>
        <w:t xml:space="preserve"> House Council on Environmental Quality’s Climate and Economic Justice Screening Tool </w:t>
      </w:r>
    </w:p>
    <w:p w14:paraId="6C559454"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 xml:space="preserve">(CEJST). 2022. “1.0 list of disadvantaged communities.” </w:t>
      </w:r>
      <w:hyperlink r:id="rId39" w:history="1">
        <w:r w:rsidRPr="0073023B">
          <w:rPr>
            <w:rStyle w:val="Hyperlink"/>
            <w:rFonts w:ascii="Times New Roman" w:eastAsia="Times New Roman" w:hAnsi="Times New Roman" w:cs="Times New Roman"/>
            <w:sz w:val="24"/>
            <w:szCs w:val="24"/>
          </w:rPr>
          <w:t>https://static-data-</w:t>
        </w:r>
      </w:hyperlink>
    </w:p>
    <w:p w14:paraId="2A284943"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t>screeningtool.geoplatform.gov/data-versions/1.0/data/score/downloadable/1.0-</w:t>
      </w:r>
    </w:p>
    <w:p w14:paraId="668F54CC" w14:textId="77777777" w:rsidR="00402B09" w:rsidRDefault="00402B09" w:rsidP="00402B09">
      <w:pPr>
        <w:spacing w:line="360" w:lineRule="auto"/>
        <w:ind w:firstLine="720"/>
        <w:rPr>
          <w:rFonts w:ascii="Times New Roman" w:eastAsia="Times New Roman" w:hAnsi="Times New Roman" w:cs="Times New Roman"/>
          <w:sz w:val="24"/>
          <w:szCs w:val="24"/>
        </w:rPr>
      </w:pPr>
      <w:r w:rsidRPr="00F716FC">
        <w:rPr>
          <w:rFonts w:ascii="Times New Roman" w:eastAsia="Times New Roman" w:hAnsi="Times New Roman" w:cs="Times New Roman"/>
          <w:sz w:val="24"/>
          <w:szCs w:val="24"/>
        </w:rPr>
        <w:lastRenderedPageBreak/>
        <w:t>communities-list.pdf</w:t>
      </w:r>
    </w:p>
    <w:p w14:paraId="23B4FE90" w14:textId="77777777" w:rsidR="00402B09" w:rsidRDefault="00402B09" w:rsidP="00402B09">
      <w:pPr>
        <w:spacing w:line="360" w:lineRule="auto"/>
        <w:rPr>
          <w:rFonts w:ascii="Times New Roman" w:eastAsia="Times New Roman" w:hAnsi="Times New Roman" w:cs="Times New Roman"/>
          <w:sz w:val="24"/>
          <w:szCs w:val="24"/>
        </w:rPr>
      </w:pPr>
      <w:r w:rsidRPr="007F57DE">
        <w:rPr>
          <w:rFonts w:ascii="Times New Roman" w:eastAsia="Times New Roman" w:hAnsi="Times New Roman" w:cs="Times New Roman"/>
          <w:sz w:val="24"/>
          <w:szCs w:val="24"/>
        </w:rPr>
        <w:t xml:space="preserve">Williams SA, S Eden, SB </w:t>
      </w:r>
      <w:proofErr w:type="spellStart"/>
      <w:r w:rsidRPr="007F57DE">
        <w:rPr>
          <w:rFonts w:ascii="Times New Roman" w:eastAsia="Times New Roman" w:hAnsi="Times New Roman" w:cs="Times New Roman"/>
          <w:sz w:val="24"/>
          <w:szCs w:val="24"/>
        </w:rPr>
        <w:t>Megdal</w:t>
      </w:r>
      <w:proofErr w:type="spellEnd"/>
      <w:r w:rsidRPr="007F57DE">
        <w:rPr>
          <w:rFonts w:ascii="Times New Roman" w:eastAsia="Times New Roman" w:hAnsi="Times New Roman" w:cs="Times New Roman"/>
          <w:sz w:val="24"/>
          <w:szCs w:val="24"/>
        </w:rPr>
        <w:t xml:space="preserve">, and V Joe-Gaddy. 2023. </w:t>
      </w:r>
      <w:r>
        <w:rPr>
          <w:rFonts w:ascii="Times New Roman" w:eastAsia="Times New Roman" w:hAnsi="Times New Roman" w:cs="Times New Roman"/>
          <w:sz w:val="24"/>
          <w:szCs w:val="24"/>
        </w:rPr>
        <w:t>“</w:t>
      </w:r>
      <w:r w:rsidRPr="007F57DE">
        <w:rPr>
          <w:rFonts w:ascii="Times New Roman" w:eastAsia="Times New Roman" w:hAnsi="Times New Roman" w:cs="Times New Roman"/>
          <w:sz w:val="24"/>
          <w:szCs w:val="24"/>
        </w:rPr>
        <w:t xml:space="preserve">Diversity, Equity, Inclusion, and </w:t>
      </w:r>
    </w:p>
    <w:p w14:paraId="719695BA" w14:textId="77777777" w:rsidR="00402B09" w:rsidRDefault="00402B09" w:rsidP="00402B09">
      <w:pPr>
        <w:spacing w:line="360" w:lineRule="auto"/>
        <w:ind w:firstLine="720"/>
        <w:rPr>
          <w:rFonts w:ascii="Times New Roman" w:eastAsia="Times New Roman" w:hAnsi="Times New Roman" w:cs="Times New Roman"/>
          <w:sz w:val="24"/>
          <w:szCs w:val="24"/>
        </w:rPr>
      </w:pPr>
      <w:r w:rsidRPr="007F57DE">
        <w:rPr>
          <w:rFonts w:ascii="Times New Roman" w:eastAsia="Times New Roman" w:hAnsi="Times New Roman" w:cs="Times New Roman"/>
          <w:sz w:val="24"/>
          <w:szCs w:val="24"/>
        </w:rPr>
        <w:t>Justice in Water Dialogues: A Review and Conceptualization.</w:t>
      </w:r>
      <w:r>
        <w:rPr>
          <w:rFonts w:ascii="Times New Roman" w:eastAsia="Times New Roman" w:hAnsi="Times New Roman" w:cs="Times New Roman"/>
          <w:sz w:val="24"/>
          <w:szCs w:val="24"/>
        </w:rPr>
        <w:t>”</w:t>
      </w:r>
      <w:r w:rsidRPr="007F57DE">
        <w:rPr>
          <w:rFonts w:ascii="Times New Roman" w:eastAsia="Times New Roman" w:hAnsi="Times New Roman" w:cs="Times New Roman"/>
          <w:sz w:val="24"/>
          <w:szCs w:val="24"/>
        </w:rPr>
        <w:t xml:space="preserve"> Journal of Contemporary </w:t>
      </w:r>
    </w:p>
    <w:p w14:paraId="38FB0259" w14:textId="77777777" w:rsidR="00402B09" w:rsidRDefault="00402B09" w:rsidP="00402B09">
      <w:pPr>
        <w:spacing w:line="360" w:lineRule="auto"/>
        <w:ind w:firstLine="720"/>
        <w:rPr>
          <w:rFonts w:ascii="Times New Roman" w:eastAsia="Times New Roman" w:hAnsi="Times New Roman" w:cs="Times New Roman"/>
          <w:sz w:val="24"/>
          <w:szCs w:val="24"/>
        </w:rPr>
      </w:pPr>
      <w:r w:rsidRPr="007F57DE">
        <w:rPr>
          <w:rFonts w:ascii="Times New Roman" w:eastAsia="Times New Roman" w:hAnsi="Times New Roman" w:cs="Times New Roman"/>
          <w:sz w:val="24"/>
          <w:szCs w:val="24"/>
        </w:rPr>
        <w:t xml:space="preserve">Water Research &amp; Education, 177: 113-139. </w:t>
      </w:r>
      <w:hyperlink r:id="rId40" w:history="1">
        <w:r w:rsidRPr="0073023B">
          <w:rPr>
            <w:rStyle w:val="Hyperlink"/>
            <w:rFonts w:ascii="Times New Roman" w:eastAsia="Times New Roman" w:hAnsi="Times New Roman" w:cs="Times New Roman"/>
            <w:sz w:val="24"/>
            <w:szCs w:val="24"/>
          </w:rPr>
          <w:t>https://ucowr.org/wp-</w:t>
        </w:r>
      </w:hyperlink>
    </w:p>
    <w:p w14:paraId="1095DAE4" w14:textId="77777777" w:rsidR="00402B09" w:rsidRDefault="00402B09" w:rsidP="00402B09">
      <w:pPr>
        <w:spacing w:line="360" w:lineRule="auto"/>
        <w:ind w:firstLine="720"/>
        <w:rPr>
          <w:rFonts w:ascii="Times New Roman" w:eastAsia="Times New Roman" w:hAnsi="Times New Roman" w:cs="Times New Roman"/>
          <w:sz w:val="24"/>
          <w:szCs w:val="24"/>
        </w:rPr>
      </w:pPr>
      <w:r w:rsidRPr="007F57DE">
        <w:rPr>
          <w:rFonts w:ascii="Times New Roman" w:eastAsia="Times New Roman" w:hAnsi="Times New Roman" w:cs="Times New Roman"/>
          <w:sz w:val="24"/>
          <w:szCs w:val="24"/>
        </w:rPr>
        <w:t>content/uploads/2023/04/177_Williams_et_al.pdf</w:t>
      </w:r>
    </w:p>
    <w:p w14:paraId="5FFB0609"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Williams TG, TM Logan, CT Zuo, KD Liberman, and SD Guikema. 2020.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Parks and safety: a </w:t>
      </w:r>
    </w:p>
    <w:p w14:paraId="3C2383BA"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comparative study of green space access and inequity in five </w:t>
      </w:r>
      <w:r>
        <w:rPr>
          <w:rFonts w:ascii="Times New Roman" w:eastAsia="Times New Roman" w:hAnsi="Times New Roman" w:cs="Times New Roman"/>
          <w:sz w:val="24"/>
          <w:szCs w:val="24"/>
        </w:rPr>
        <w:t>U.S.</w:t>
      </w:r>
      <w:r w:rsidRPr="00FB7744">
        <w:rPr>
          <w:rFonts w:ascii="Times New Roman" w:eastAsia="Times New Roman" w:hAnsi="Times New Roman" w:cs="Times New Roman"/>
          <w:sz w:val="24"/>
          <w:szCs w:val="24"/>
        </w:rPr>
        <w:t xml:space="preserve"> cities.</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Landscape </w:t>
      </w:r>
    </w:p>
    <w:p w14:paraId="39814519"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and Urban Planning, 201, 103841. DOI: 10.1016/j.landurbplan.2020.103841</w:t>
      </w:r>
    </w:p>
    <w:p w14:paraId="2F449159"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Zaveri ED, JD Russ, SG </w:t>
      </w:r>
      <w:proofErr w:type="spellStart"/>
      <w:r w:rsidRPr="00FB7744">
        <w:rPr>
          <w:rFonts w:ascii="Times New Roman" w:eastAsia="Times New Roman" w:hAnsi="Times New Roman" w:cs="Times New Roman"/>
          <w:sz w:val="24"/>
          <w:szCs w:val="24"/>
        </w:rPr>
        <w:t>Desbureaux</w:t>
      </w:r>
      <w:proofErr w:type="spellEnd"/>
      <w:r w:rsidRPr="00FB7744">
        <w:rPr>
          <w:rFonts w:ascii="Times New Roman" w:eastAsia="Times New Roman" w:hAnsi="Times New Roman" w:cs="Times New Roman"/>
          <w:sz w:val="24"/>
          <w:szCs w:val="24"/>
        </w:rPr>
        <w:t xml:space="preserve">, R Damania, AS Rodella, and G Ribeiro Paiva De Souza. </w:t>
      </w:r>
    </w:p>
    <w:p w14:paraId="7488BED2"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202</w:t>
      </w:r>
      <w:r>
        <w:rPr>
          <w:rFonts w:ascii="Times New Roman" w:eastAsia="Times New Roman" w:hAnsi="Times New Roman" w:cs="Times New Roman"/>
          <w:sz w:val="24"/>
          <w:szCs w:val="24"/>
        </w:rPr>
        <w:t>0</w:t>
      </w:r>
      <w:r w:rsidRPr="00FB774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The Nitrogen Legacy: The Long-Term Effects of Water Pollution on Human </w:t>
      </w:r>
    </w:p>
    <w:p w14:paraId="3D0D8709"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Capital.</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World Bank Policy Research Working Paper No. 9143. </w:t>
      </w:r>
    </w:p>
    <w:p w14:paraId="4B022AC7" w14:textId="77777777" w:rsidR="00402B09" w:rsidRPr="00FB7744"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https://papers.ssrn.com/sol3/papers.cfm?abstract_id=3533562</w:t>
      </w:r>
    </w:p>
    <w:p w14:paraId="2D2FEB36" w14:textId="77777777" w:rsidR="00402B09" w:rsidRDefault="00402B09" w:rsidP="00402B09">
      <w:pPr>
        <w:spacing w:line="360" w:lineRule="auto"/>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Zhang Z, KL Martin, KT Stevenson, and Y Yao. 2022. </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Equally green? Understanding the </w:t>
      </w:r>
    </w:p>
    <w:p w14:paraId="225F4512"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 xml:space="preserve">distribution of urban green infrastructure across student demographics in four public </w:t>
      </w:r>
    </w:p>
    <w:p w14:paraId="3BE97DD5" w14:textId="77777777" w:rsidR="00402B09" w:rsidRDefault="00402B09" w:rsidP="00402B09">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school districts in North Carolina, USA.</w:t>
      </w:r>
      <w:r>
        <w:rPr>
          <w:rFonts w:ascii="Times New Roman" w:eastAsia="Times New Roman" w:hAnsi="Times New Roman" w:cs="Times New Roman"/>
          <w:sz w:val="24"/>
          <w:szCs w:val="24"/>
        </w:rPr>
        <w:t>”</w:t>
      </w:r>
      <w:r w:rsidRPr="00FB7744">
        <w:rPr>
          <w:rFonts w:ascii="Times New Roman" w:eastAsia="Times New Roman" w:hAnsi="Times New Roman" w:cs="Times New Roman"/>
          <w:sz w:val="24"/>
          <w:szCs w:val="24"/>
        </w:rPr>
        <w:t xml:space="preserve"> Urban Forestry &amp; Urban Greening, 67, 127434. </w:t>
      </w:r>
    </w:p>
    <w:p w14:paraId="1EADFF1A" w14:textId="051588BE" w:rsidR="00402B09" w:rsidRDefault="00402B09" w:rsidP="00596F7B">
      <w:pPr>
        <w:spacing w:line="360" w:lineRule="auto"/>
        <w:ind w:firstLine="720"/>
        <w:rPr>
          <w:rFonts w:ascii="Times New Roman" w:eastAsia="Times New Roman" w:hAnsi="Times New Roman" w:cs="Times New Roman"/>
          <w:sz w:val="24"/>
          <w:szCs w:val="24"/>
        </w:rPr>
      </w:pPr>
      <w:r w:rsidRPr="00FB7744">
        <w:rPr>
          <w:rFonts w:ascii="Times New Roman" w:eastAsia="Times New Roman" w:hAnsi="Times New Roman" w:cs="Times New Roman"/>
          <w:sz w:val="24"/>
          <w:szCs w:val="24"/>
        </w:rPr>
        <w:t>DOI: 10.1016/j.ufug.2021.12743</w:t>
      </w:r>
    </w:p>
    <w:p w14:paraId="0AB2D36A" w14:textId="65E7D8DC" w:rsidR="00596F7B" w:rsidRPr="00596F7B" w:rsidRDefault="00596F7B" w:rsidP="00596F7B">
      <w:pPr>
        <w:pStyle w:val="Heading1"/>
        <w:rPr>
          <w:rFonts w:ascii="Times New Roman" w:eastAsia="Times New Roman" w:hAnsi="Times New Roman" w:cs="Times New Roman"/>
          <w:color w:val="auto"/>
        </w:rPr>
      </w:pPr>
      <w:r w:rsidRPr="00596F7B">
        <w:rPr>
          <w:rFonts w:ascii="Times New Roman" w:eastAsia="Times New Roman" w:hAnsi="Times New Roman" w:cs="Times New Roman"/>
          <w:color w:val="auto"/>
        </w:rPr>
        <w:t>Acknowledgements</w:t>
      </w:r>
    </w:p>
    <w:p w14:paraId="22DBDB59" w14:textId="07C97937" w:rsidR="00596F7B" w:rsidRDefault="00596F7B" w:rsidP="00596F7B">
      <w:r>
        <w:t>Place acknowledgements here</w:t>
      </w:r>
    </w:p>
    <w:p w14:paraId="30DC7E7A" w14:textId="25A029E6" w:rsidR="00596F7B" w:rsidRPr="00596F7B" w:rsidRDefault="00596F7B" w:rsidP="00596F7B">
      <w:pPr>
        <w:pStyle w:val="Heading1"/>
        <w:rPr>
          <w:rFonts w:ascii="Times New Roman" w:hAnsi="Times New Roman" w:cs="Times New Roman"/>
          <w:color w:val="auto"/>
        </w:rPr>
      </w:pPr>
      <w:r w:rsidRPr="00596F7B">
        <w:rPr>
          <w:rFonts w:ascii="Times New Roman" w:hAnsi="Times New Roman" w:cs="Times New Roman"/>
          <w:color w:val="auto"/>
        </w:rPr>
        <w:t>Author Contributions</w:t>
      </w:r>
    </w:p>
    <w:p w14:paraId="5F0A4CE0" w14:textId="5FDF8B15" w:rsidR="00596F7B" w:rsidRDefault="00596F7B" w:rsidP="00596F7B">
      <w:r>
        <w:t>Place contributions here</w:t>
      </w:r>
    </w:p>
    <w:p w14:paraId="54789870" w14:textId="0B581CAD" w:rsidR="00596F7B" w:rsidRPr="00596F7B" w:rsidRDefault="00596F7B" w:rsidP="00596F7B">
      <w:pPr>
        <w:pStyle w:val="Heading1"/>
        <w:rPr>
          <w:rFonts w:ascii="Times New Roman" w:hAnsi="Times New Roman" w:cs="Times New Roman"/>
          <w:color w:val="auto"/>
        </w:rPr>
      </w:pPr>
      <w:r w:rsidRPr="00596F7B">
        <w:rPr>
          <w:rFonts w:ascii="Times New Roman" w:hAnsi="Times New Roman" w:cs="Times New Roman"/>
          <w:color w:val="auto"/>
        </w:rPr>
        <w:t>Competing Interests</w:t>
      </w:r>
    </w:p>
    <w:p w14:paraId="0BE0E7A8" w14:textId="30B590A5" w:rsidR="00596F7B" w:rsidRDefault="00596F7B" w:rsidP="00596F7B">
      <w:r>
        <w:t>Authors declare no competing interests</w:t>
      </w:r>
    </w:p>
    <w:p w14:paraId="44986BCE" w14:textId="4F8626FD" w:rsidR="00596F7B" w:rsidRPr="00596F7B" w:rsidRDefault="00596F7B" w:rsidP="00596F7B">
      <w:pPr>
        <w:pStyle w:val="Heading1"/>
        <w:rPr>
          <w:rFonts w:ascii="Times New Roman" w:hAnsi="Times New Roman" w:cs="Times New Roman"/>
          <w:color w:val="auto"/>
        </w:rPr>
      </w:pPr>
      <w:r w:rsidRPr="00596F7B">
        <w:rPr>
          <w:rFonts w:ascii="Times New Roman" w:hAnsi="Times New Roman" w:cs="Times New Roman"/>
          <w:color w:val="auto"/>
        </w:rPr>
        <w:lastRenderedPageBreak/>
        <w:t>Additional Information</w:t>
      </w:r>
    </w:p>
    <w:p w14:paraId="582538FC" w14:textId="197E689C" w:rsidR="00596F7B" w:rsidRPr="00596F7B" w:rsidRDefault="00596F7B" w:rsidP="00596F7B">
      <w:r>
        <w:t>Extended data, supplementary information, corresponding author, peer review info, reprints and permissions, publisher’s not</w:t>
      </w:r>
    </w:p>
    <w:p w14:paraId="0C0857C1" w14:textId="677124E7" w:rsidR="00591D57" w:rsidRDefault="00402B09">
      <w:r>
        <w:rPr>
          <w:rStyle w:val="EndnoteReference"/>
        </w:rPr>
        <w:endnoteReference w:id="1"/>
      </w:r>
      <w:r w:rsidR="00596F7B">
        <w:t>Appendix A, B, &amp; C</w:t>
      </w:r>
    </w:p>
    <w:sectPr w:rsidR="00591D57" w:rsidSect="00402B0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olby, Bonnie G - (bcolby)" w:date="2024-06-12T08:22:00Z" w:initials="BC">
    <w:p w14:paraId="1CCA12B2" w14:textId="77777777" w:rsidR="00B12FBC" w:rsidRDefault="00402B09" w:rsidP="00B12FBC">
      <w:r>
        <w:rPr>
          <w:rStyle w:val="CommentReference"/>
        </w:rPr>
        <w:annotationRef/>
      </w:r>
      <w:r w:rsidR="00B12FBC">
        <w:rPr>
          <w:sz w:val="20"/>
          <w:szCs w:val="20"/>
        </w:rPr>
        <w:t xml:space="preserve">ZRS  check references one more time before submitting. </w:t>
      </w:r>
      <w:r w:rsidR="00B12FBC">
        <w:rPr>
          <w:sz w:val="20"/>
          <w:szCs w:val="20"/>
        </w:rPr>
        <w:cr/>
        <w:t>- All in standard format for Nature</w:t>
      </w:r>
      <w:r w:rsidR="00B12FBC">
        <w:rPr>
          <w:sz w:val="20"/>
          <w:szCs w:val="20"/>
        </w:rPr>
        <w:cr/>
        <w:t xml:space="preserve">- All those cited are in list. </w:t>
      </w:r>
      <w:r w:rsidR="00B12FBC">
        <w:rPr>
          <w:sz w:val="20"/>
          <w:szCs w:val="20"/>
        </w:rPr>
        <w:cr/>
        <w:t>- All those in list are cited.</w:t>
      </w:r>
    </w:p>
    <w:p w14:paraId="0F3BE6EC" w14:textId="77777777" w:rsidR="00B12FBC" w:rsidRDefault="00B12FBC" w:rsidP="00B12FBC"/>
    <w:p w14:paraId="721EA4FE" w14:textId="77777777" w:rsidR="00B12FBC" w:rsidRDefault="00B12FBC" w:rsidP="00B12FBC">
      <w:r>
        <w:rPr>
          <w:sz w:val="20"/>
          <w:szCs w:val="20"/>
        </w:rPr>
        <w:t>From ZRS: References eventually will have to be put in numbered format</w:t>
      </w:r>
    </w:p>
  </w:comment>
  <w:comment w:id="1" w:author="Colby, Bonnie G - (bcolby)" w:date="2024-08-12T10:57:00Z" w:initials="BC">
    <w:p w14:paraId="71867A0A" w14:textId="4EA2AFEF" w:rsidR="00797151" w:rsidRDefault="00AF1627" w:rsidP="00797151">
      <w:r>
        <w:rPr>
          <w:rStyle w:val="CommentReference"/>
        </w:rPr>
        <w:annotationRef/>
      </w:r>
      <w:r w:rsidR="00797151">
        <w:rPr>
          <w:sz w:val="20"/>
          <w:szCs w:val="20"/>
        </w:rPr>
        <w:t>This Abstract updated 8-12-24. Abstracts not labeled as such in Nat Behavior</w:t>
      </w:r>
    </w:p>
  </w:comment>
  <w:comment w:id="16" w:author="Colby, Bonnie G - (bcolby)" w:date="2024-08-13T09:02:00Z" w:initials="BC">
    <w:p w14:paraId="2B3D1C74" w14:textId="77777777" w:rsidR="00797151" w:rsidRDefault="00797151" w:rsidP="00797151">
      <w:r>
        <w:rPr>
          <w:rStyle w:val="CommentReference"/>
        </w:rPr>
        <w:annotationRef/>
      </w:r>
      <w:r>
        <w:rPr>
          <w:color w:val="000000"/>
          <w:sz w:val="20"/>
          <w:szCs w:val="20"/>
        </w:rPr>
        <w:t>ZRS - add several prominent citations, preferably from Nature journals.</w:t>
      </w:r>
    </w:p>
  </w:comment>
  <w:comment w:id="17" w:author="Zoey Spitzer" w:date="2024-08-19T13:22:00Z" w:initials="ZS">
    <w:p w14:paraId="24983931" w14:textId="77777777" w:rsidR="0029007D" w:rsidRDefault="005C653C" w:rsidP="0029007D">
      <w:pPr>
        <w:pStyle w:val="CommentText"/>
      </w:pPr>
      <w:r>
        <w:rPr>
          <w:rStyle w:val="CommentReference"/>
        </w:rPr>
        <w:annotationRef/>
      </w:r>
      <w:r w:rsidR="0029007D">
        <w:t>Done</w:t>
      </w:r>
    </w:p>
  </w:comment>
  <w:comment w:id="19" w:author="Colby, Bonnie G - (bcolby)" w:date="2024-06-21T16:55:00Z" w:initials="CBG(">
    <w:p w14:paraId="491E3A03" w14:textId="156D03B4" w:rsidR="00B12FBC" w:rsidRDefault="004B2A1D" w:rsidP="00B12FBC">
      <w:r>
        <w:rPr>
          <w:rStyle w:val="CommentReference"/>
        </w:rPr>
        <w:annotationRef/>
      </w:r>
      <w:r w:rsidR="00B12FBC">
        <w:rPr>
          <w:sz w:val="20"/>
          <w:szCs w:val="20"/>
        </w:rPr>
        <w:t xml:space="preserve">Consider again - have we made clear case for each burden as water-related? Need to discuss why many water-related burdens (drinking water quality violations, wells going dry, etc) are not discussed. </w:t>
      </w:r>
    </w:p>
  </w:comment>
  <w:comment w:id="20" w:author="Zoey Spitzer" w:date="2024-08-18T13:00:00Z" w:initials="ZS">
    <w:p w14:paraId="6FBB75E8" w14:textId="77777777" w:rsidR="00B012B6" w:rsidRDefault="00B012B6" w:rsidP="00B012B6">
      <w:pPr>
        <w:pStyle w:val="CommentText"/>
      </w:pPr>
      <w:r>
        <w:rPr>
          <w:rStyle w:val="CommentReference"/>
        </w:rPr>
        <w:annotationRef/>
      </w:r>
      <w:r>
        <w:t>Many such burdens are not discussed because hard to compile information by census tract before this data set we use?</w:t>
      </w:r>
    </w:p>
  </w:comment>
  <w:comment w:id="21" w:author="Zoey Spitzer" w:date="2024-08-20T20:04:00Z" w:initials="ZS">
    <w:p w14:paraId="01A065F8" w14:textId="77777777" w:rsidR="008F2A65" w:rsidRDefault="008F2A65" w:rsidP="008F2A65">
      <w:pPr>
        <w:pStyle w:val="CommentText"/>
      </w:pPr>
      <w:r>
        <w:rPr>
          <w:rStyle w:val="CommentReference"/>
        </w:rPr>
        <w:annotationRef/>
      </w:r>
      <w:r>
        <w:t xml:space="preserve">Many other such burdens relating to water exist in the CRB including drinking water quality violations, wells going dry, etc., but are not included in this study due to a lack of these data at the census tract spatial scale. </w:t>
      </w:r>
    </w:p>
  </w:comment>
  <w:comment w:id="22" w:author="Zoey Spitzer" w:date="2024-08-20T22:27:00Z" w:initials="ZS">
    <w:p w14:paraId="69E70347" w14:textId="77777777" w:rsidR="00F0073E" w:rsidRDefault="00F0073E" w:rsidP="00F0073E">
      <w:pPr>
        <w:pStyle w:val="CommentText"/>
      </w:pPr>
      <w:r>
        <w:rPr>
          <w:rStyle w:val="CommentReference"/>
        </w:rPr>
        <w:annotationRef/>
      </w:r>
      <w:r>
        <w:t xml:space="preserve">Discussed why other env burdens not included after Figure 5. </w:t>
      </w:r>
    </w:p>
  </w:comment>
  <w:comment w:id="23" w:author="Zoey Spitzer" w:date="2024-08-20T22:27:00Z" w:initials="ZS">
    <w:p w14:paraId="1AA48A46" w14:textId="77777777" w:rsidR="00F0073E" w:rsidRDefault="00F0073E" w:rsidP="00F0073E">
      <w:pPr>
        <w:pStyle w:val="CommentText"/>
      </w:pPr>
      <w:r>
        <w:rPr>
          <w:rStyle w:val="CommentReference"/>
        </w:rPr>
        <w:annotationRef/>
      </w:r>
      <w:r>
        <w:t>Done</w:t>
      </w:r>
    </w:p>
  </w:comment>
  <w:comment w:id="25" w:author="Colby, Bonnie G - (bcolby)" w:date="2024-08-13T09:09:00Z" w:initials="BC">
    <w:p w14:paraId="4403CA71" w14:textId="5A2C9513" w:rsidR="008D5963" w:rsidRDefault="008D5963" w:rsidP="008D5963">
      <w:r>
        <w:rPr>
          <w:rStyle w:val="CommentReference"/>
        </w:rPr>
        <w:annotationRef/>
      </w:r>
      <w:r>
        <w:rPr>
          <w:color w:val="000000"/>
          <w:sz w:val="20"/>
          <w:szCs w:val="20"/>
        </w:rPr>
        <w:t>ZRS add citation. AND, add sentence summarizing the % Hispanic, Black, Native American and White in U.S. as a whole.</w:t>
      </w:r>
    </w:p>
  </w:comment>
  <w:comment w:id="26" w:author="Zoey Spitzer" w:date="2024-08-19T14:33:00Z" w:initials="ZS">
    <w:p w14:paraId="348D1821" w14:textId="77777777" w:rsidR="0029007D" w:rsidRDefault="0029007D" w:rsidP="0029007D">
      <w:pPr>
        <w:pStyle w:val="CommentText"/>
      </w:pPr>
      <w:r>
        <w:rPr>
          <w:rStyle w:val="CommentReference"/>
        </w:rPr>
        <w:annotationRef/>
      </w:r>
      <w:r>
        <w:t>Done</w:t>
      </w:r>
    </w:p>
  </w:comment>
  <w:comment w:id="58" w:author="Colby, Bonnie G - (bcolby)" w:date="2024-06-23T08:08:00Z" w:initials="BC">
    <w:p w14:paraId="1C3D07E7" w14:textId="40789120" w:rsidR="008D5963" w:rsidRDefault="006E05A0" w:rsidP="008D5963">
      <w:r>
        <w:rPr>
          <w:rStyle w:val="CommentReference"/>
        </w:rPr>
        <w:annotationRef/>
      </w:r>
      <w:r w:rsidR="008D5963">
        <w:rPr>
          <w:sz w:val="20"/>
          <w:szCs w:val="20"/>
        </w:rPr>
        <w:cr/>
        <w:t xml:space="preserve">From ZRS: Each of the 3 Nat Behav articles has three main sections: Main, Results, Discussion. </w:t>
      </w:r>
      <w:r w:rsidR="008D5963">
        <w:rPr>
          <w:sz w:val="20"/>
          <w:szCs w:val="20"/>
        </w:rPr>
        <w:cr/>
      </w:r>
      <w:r w:rsidR="008D5963">
        <w:rPr>
          <w:sz w:val="20"/>
          <w:szCs w:val="20"/>
        </w:rPr>
        <w:cr/>
        <w:t xml:space="preserve">Main includes intro - background - lit review - what paper adds. </w:t>
      </w:r>
      <w:r w:rsidR="008D5963">
        <w:rPr>
          <w:sz w:val="20"/>
          <w:szCs w:val="20"/>
        </w:rPr>
        <w:cr/>
      </w:r>
      <w:r w:rsidR="008D5963">
        <w:rPr>
          <w:sz w:val="20"/>
          <w:szCs w:val="20"/>
        </w:rPr>
        <w:cr/>
        <w:t xml:space="preserve">Results include descriptives - stat results - </w:t>
      </w:r>
      <w:r w:rsidR="008D5963">
        <w:rPr>
          <w:sz w:val="20"/>
          <w:szCs w:val="20"/>
        </w:rPr>
        <w:cr/>
      </w:r>
      <w:r w:rsidR="008D5963">
        <w:rPr>
          <w:sz w:val="20"/>
          <w:szCs w:val="20"/>
        </w:rPr>
        <w:cr/>
        <w:t>Discussion includes conclusion and policy implications.</w:t>
      </w:r>
      <w:r w:rsidR="008D5963">
        <w:rPr>
          <w:sz w:val="20"/>
          <w:szCs w:val="20"/>
        </w:rPr>
        <w:cr/>
      </w:r>
      <w:r w:rsidR="008D5963">
        <w:rPr>
          <w:sz w:val="20"/>
          <w:szCs w:val="20"/>
        </w:rPr>
        <w:cr/>
        <w:t>Some papers have more sub-headings than others</w:t>
      </w:r>
    </w:p>
  </w:comment>
  <w:comment w:id="59" w:author="Zoey Spitzer" w:date="2024-08-18T13:15:00Z" w:initials="ZS">
    <w:p w14:paraId="22D6F3DA" w14:textId="77777777" w:rsidR="007D01A9" w:rsidRDefault="007D01A9" w:rsidP="007D01A9">
      <w:pPr>
        <w:pStyle w:val="CommentText"/>
      </w:pPr>
      <w:r>
        <w:rPr>
          <w:rStyle w:val="CommentReference"/>
        </w:rPr>
        <w:annotationRef/>
      </w:r>
      <w:r>
        <w:t>Did you mean to put a comment here?</w:t>
      </w:r>
    </w:p>
  </w:comment>
  <w:comment w:id="70" w:author="Colby, Bonnie G - (bcolby)" w:date="2024-06-23T08:07:00Z" w:initials="BC">
    <w:p w14:paraId="2DCD312C" w14:textId="77777777" w:rsidR="003869D4" w:rsidRDefault="006E05A0" w:rsidP="003869D4">
      <w:r>
        <w:rPr>
          <w:rStyle w:val="CommentReference"/>
        </w:rPr>
        <w:annotationRef/>
      </w:r>
      <w:r w:rsidR="003869D4">
        <w:rPr>
          <w:sz w:val="20"/>
          <w:szCs w:val="20"/>
        </w:rPr>
        <w:t>We will edit and reduce our high number of subheadings before submitting. keeping for now to get paper more logically organized</w:t>
      </w:r>
    </w:p>
  </w:comment>
  <w:comment w:id="71" w:author="Zoey Spitzer" w:date="2024-08-20T20:20:00Z" w:initials="ZS">
    <w:p w14:paraId="37CBD4B2" w14:textId="77777777" w:rsidR="00F0538C" w:rsidRDefault="00EC6C57" w:rsidP="00F0538C">
      <w:pPr>
        <w:pStyle w:val="CommentText"/>
      </w:pPr>
      <w:r>
        <w:rPr>
          <w:rStyle w:val="CommentReference"/>
        </w:rPr>
        <w:annotationRef/>
      </w:r>
      <w:r w:rsidR="00F0538C">
        <w:t xml:space="preserve">A comment that could be included, to some extent, in the discussion/conclusion section: </w:t>
      </w:r>
    </w:p>
    <w:p w14:paraId="21AB7B72" w14:textId="77777777" w:rsidR="00F0538C" w:rsidRDefault="00F0538C" w:rsidP="00F0538C">
      <w:pPr>
        <w:pStyle w:val="CommentText"/>
      </w:pPr>
    </w:p>
    <w:p w14:paraId="4B0A2AE9" w14:textId="77777777" w:rsidR="00F0538C" w:rsidRDefault="00F0538C" w:rsidP="00F0538C">
      <w:pPr>
        <w:pStyle w:val="CommentText"/>
      </w:pPr>
      <w:r>
        <w:t xml:space="preserve">This is a big reason how our paper fills the gap. Amidst changes in policy like water delivery cutbacks, are certain groups at a disadvantage? If so they are likely most vulnerable amidst these political changes. So any changes to cutbacks should take these disparities in environmental burden effects into account before making major decisions. </w:t>
      </w:r>
    </w:p>
  </w:comment>
  <w:comment w:id="83" w:author="Colby, Bonnie G - (bcolby)" w:date="2024-06-25T10:15:00Z" w:initials="BC">
    <w:p w14:paraId="1E5E3D14" w14:textId="30BB6523" w:rsidR="003869D4" w:rsidRDefault="00B104C6" w:rsidP="003869D4">
      <w:r>
        <w:rPr>
          <w:rStyle w:val="CommentReference"/>
        </w:rPr>
        <w:annotationRef/>
      </w:r>
      <w:r w:rsidR="003869D4">
        <w:rPr>
          <w:sz w:val="20"/>
          <w:szCs w:val="20"/>
        </w:rPr>
        <w:t>Nice Figure 5 graphic!! Increase font size in colored boxes. The symbols for each burden are GREAT! Use them in new table defining the burdens too.</w:t>
      </w:r>
      <w:r w:rsidR="003869D4">
        <w:rPr>
          <w:sz w:val="20"/>
          <w:szCs w:val="20"/>
        </w:rPr>
        <w:cr/>
      </w:r>
      <w:r w:rsidR="003869D4">
        <w:rPr>
          <w:sz w:val="20"/>
          <w:szCs w:val="20"/>
        </w:rPr>
        <w:cr/>
        <w:t>Fig 5 doesn’t yet lead clearly to our 4 burdens. Define in separate table.</w:t>
      </w:r>
    </w:p>
  </w:comment>
  <w:comment w:id="84" w:author="Zoey Spitzer" w:date="2024-06-25T16:08:00Z" w:initials="ZS">
    <w:p w14:paraId="3144C479" w14:textId="77777777" w:rsidR="000A2C7A" w:rsidRDefault="008A787D" w:rsidP="000A2C7A">
      <w:pPr>
        <w:pStyle w:val="CommentText"/>
      </w:pPr>
      <w:r>
        <w:rPr>
          <w:rStyle w:val="CommentReference"/>
        </w:rPr>
        <w:annotationRef/>
      </w:r>
      <w:r w:rsidR="000A2C7A">
        <w:t>Changed variable names in legend</w:t>
      </w:r>
    </w:p>
  </w:comment>
  <w:comment w:id="85" w:author="Zoey Spitzer" w:date="2024-08-20T22:18:00Z" w:initials="ZS">
    <w:p w14:paraId="395DB5AB" w14:textId="77777777" w:rsidR="00F0538C" w:rsidRDefault="00F0538C" w:rsidP="00F0538C">
      <w:pPr>
        <w:pStyle w:val="CommentText"/>
      </w:pPr>
      <w:r>
        <w:rPr>
          <w:rStyle w:val="CommentReference"/>
        </w:rPr>
        <w:annotationRef/>
      </w:r>
      <w:r>
        <w:t>Done</w:t>
      </w:r>
    </w:p>
  </w:comment>
  <w:comment w:id="87" w:author="Colby, Bonnie G - (bcolby)" w:date="2024-08-13T11:43:00Z" w:initials="CBG(">
    <w:p w14:paraId="38BD5187" w14:textId="76B8B4CF" w:rsidR="0005015F" w:rsidRDefault="0005015F" w:rsidP="0005015F">
      <w:r>
        <w:rPr>
          <w:rStyle w:val="CommentReference"/>
        </w:rPr>
        <w:annotationRef/>
      </w:r>
      <w:r>
        <w:rPr>
          <w:color w:val="000000"/>
          <w:sz w:val="20"/>
          <w:szCs w:val="20"/>
        </w:rPr>
        <w:t>ZRS — add relevant cite on “health &amp; productivity”</w:t>
      </w:r>
    </w:p>
  </w:comment>
  <w:comment w:id="88" w:author="Zoey Spitzer" w:date="2024-08-18T13:16:00Z" w:initials="ZS">
    <w:p w14:paraId="54816806" w14:textId="77777777" w:rsidR="007D01A9" w:rsidRDefault="007D01A9" w:rsidP="007D01A9">
      <w:pPr>
        <w:pStyle w:val="CommentText"/>
      </w:pPr>
      <w:r>
        <w:rPr>
          <w:rStyle w:val="CommentReference"/>
        </w:rPr>
        <w:annotationRef/>
      </w:r>
      <w:r>
        <w:t>Somewhere in lit review</w:t>
      </w:r>
    </w:p>
  </w:comment>
  <w:comment w:id="89" w:author="Zoey Spitzer" w:date="2024-08-20T20:06:00Z" w:initials="ZS">
    <w:p w14:paraId="56D7F51D" w14:textId="77777777" w:rsidR="008F2A65" w:rsidRDefault="008F2A65" w:rsidP="008F2A65">
      <w:pPr>
        <w:pStyle w:val="CommentText"/>
      </w:pPr>
      <w:r>
        <w:rPr>
          <w:rStyle w:val="CommentReference"/>
        </w:rPr>
        <w:annotationRef/>
      </w:r>
      <w:r>
        <w:t>Done</w:t>
      </w:r>
    </w:p>
  </w:comment>
  <w:comment w:id="91" w:author="Colby, Bonnie G - (bcolby)" w:date="2024-08-13T11:59:00Z" w:initials="CBG(">
    <w:p w14:paraId="5F7DFEF5" w14:textId="1BA81001" w:rsidR="00A159C5" w:rsidRDefault="00E40F06" w:rsidP="00A159C5">
      <w:r>
        <w:rPr>
          <w:rStyle w:val="CommentReference"/>
        </w:rPr>
        <w:annotationRef/>
      </w:r>
      <w:r w:rsidR="00A159C5">
        <w:rPr>
          <w:sz w:val="20"/>
          <w:szCs w:val="20"/>
        </w:rPr>
        <w:t xml:space="preserve">naming each of these 4 burdens? Need to use consistent terminology throughout. </w:t>
      </w:r>
      <w:r w:rsidR="00A159C5">
        <w:rPr>
          <w:sz w:val="20"/>
          <w:szCs w:val="20"/>
        </w:rPr>
        <w:cr/>
      </w:r>
      <w:r w:rsidR="00A159C5">
        <w:rPr>
          <w:sz w:val="20"/>
          <w:szCs w:val="20"/>
        </w:rPr>
        <w:cr/>
        <w:t>I suggest:</w:t>
      </w:r>
      <w:r w:rsidR="00A159C5">
        <w:rPr>
          <w:sz w:val="20"/>
          <w:szCs w:val="20"/>
        </w:rPr>
        <w:cr/>
      </w:r>
      <w:r w:rsidR="00A159C5">
        <w:rPr>
          <w:sz w:val="20"/>
          <w:szCs w:val="20"/>
        </w:rPr>
        <w:cr/>
        <w:t>“PM dirty air”</w:t>
      </w:r>
      <w:r w:rsidR="00A159C5">
        <w:rPr>
          <w:sz w:val="20"/>
          <w:szCs w:val="20"/>
        </w:rPr>
        <w:cr/>
      </w:r>
      <w:r w:rsidR="00A159C5">
        <w:rPr>
          <w:sz w:val="20"/>
          <w:szCs w:val="20"/>
        </w:rPr>
        <w:cr/>
        <w:t>“Lack green space” is good, already done.</w:t>
      </w:r>
      <w:r w:rsidR="00A159C5">
        <w:rPr>
          <w:sz w:val="20"/>
          <w:szCs w:val="20"/>
        </w:rPr>
        <w:cr/>
      </w:r>
      <w:r w:rsidR="00A159C5">
        <w:rPr>
          <w:sz w:val="20"/>
          <w:szCs w:val="20"/>
        </w:rPr>
        <w:cr/>
        <w:t>“Leaky UST”</w:t>
      </w:r>
      <w:r w:rsidR="00A159C5">
        <w:rPr>
          <w:sz w:val="20"/>
          <w:szCs w:val="20"/>
        </w:rPr>
        <w:cr/>
      </w:r>
      <w:r w:rsidR="00A159C5">
        <w:rPr>
          <w:sz w:val="20"/>
          <w:szCs w:val="20"/>
        </w:rPr>
        <w:cr/>
        <w:t xml:space="preserve">Household water access, incomplete plumbing — let’s try this, abbreviated </w:t>
      </w:r>
      <w:r w:rsidR="00A159C5">
        <w:rPr>
          <w:sz w:val="20"/>
          <w:szCs w:val="20"/>
        </w:rPr>
        <w:cr/>
      </w:r>
      <w:r w:rsidR="00A159C5">
        <w:rPr>
          <w:sz w:val="20"/>
          <w:szCs w:val="20"/>
        </w:rPr>
        <w:cr/>
        <w:t>“Lack water access”</w:t>
      </w:r>
      <w:r w:rsidR="00A159C5">
        <w:rPr>
          <w:sz w:val="20"/>
          <w:szCs w:val="20"/>
        </w:rPr>
        <w:cr/>
      </w:r>
      <w:r w:rsidR="00A159C5">
        <w:rPr>
          <w:sz w:val="20"/>
          <w:szCs w:val="20"/>
        </w:rPr>
        <w:cr/>
        <w:t xml:space="preserve">ZRS </w:t>
      </w:r>
      <w:r w:rsidR="00A159C5">
        <w:rPr>
          <w:sz w:val="20"/>
          <w:szCs w:val="20"/>
        </w:rPr>
        <w:cr/>
        <w:t>— please create small table that defines each and provides units of measurement and citations to relevant data source.</w:t>
      </w:r>
    </w:p>
    <w:p w14:paraId="483EC19C" w14:textId="77777777" w:rsidR="00A159C5" w:rsidRDefault="00A159C5" w:rsidP="00A159C5">
      <w:r>
        <w:rPr>
          <w:sz w:val="20"/>
          <w:szCs w:val="20"/>
        </w:rPr>
        <w:t xml:space="preserve">- use the symbols from Fig 5 in the table defining burdens. </w:t>
      </w:r>
      <w:r>
        <w:rPr>
          <w:sz w:val="20"/>
          <w:szCs w:val="20"/>
        </w:rPr>
        <w:cr/>
        <w:t>- also search through paper to switch out old wording in favor of new names of 4 burdens.</w:t>
      </w:r>
    </w:p>
  </w:comment>
  <w:comment w:id="92" w:author="Zoey Spitzer" w:date="2024-08-18T13:17:00Z" w:initials="ZS">
    <w:p w14:paraId="5F25917E" w14:textId="77777777" w:rsidR="007D01A9" w:rsidRDefault="007D01A9" w:rsidP="007D01A9">
      <w:pPr>
        <w:pStyle w:val="CommentText"/>
      </w:pPr>
      <w:r>
        <w:rPr>
          <w:rStyle w:val="CommentReference"/>
        </w:rPr>
        <w:annotationRef/>
      </w:r>
      <w:r>
        <w:t>What about incomplete household plumbing (IHP)</w:t>
      </w:r>
    </w:p>
  </w:comment>
  <w:comment w:id="93" w:author="Zoey Spitzer" w:date="2024-08-20T20:11:00Z" w:initials="ZS">
    <w:p w14:paraId="5D9CDE0D" w14:textId="77777777" w:rsidR="004D59EB" w:rsidRDefault="004D59EB" w:rsidP="004D59EB">
      <w:pPr>
        <w:pStyle w:val="CommentText"/>
      </w:pPr>
      <w:r>
        <w:rPr>
          <w:rStyle w:val="CommentReference"/>
        </w:rPr>
        <w:annotationRef/>
      </w:r>
      <w:r>
        <w:t>What about incomplete household water access (IHWA)</w:t>
      </w:r>
    </w:p>
  </w:comment>
  <w:comment w:id="94" w:author="Zoey Spitzer" w:date="2024-08-20T21:43:00Z" w:initials="ZS">
    <w:p w14:paraId="2D2DB480" w14:textId="77777777" w:rsidR="00495EDB" w:rsidRDefault="00495EDB" w:rsidP="00495EDB">
      <w:pPr>
        <w:pStyle w:val="CommentText"/>
      </w:pPr>
      <w:r>
        <w:rPr>
          <w:rStyle w:val="CommentReference"/>
        </w:rPr>
        <w:annotationRef/>
      </w:r>
      <w:r>
        <w:t xml:space="preserve">Done. Went with IHWA, but can change it if you’d like. I also changed the “dust particles in the air” variable. “PM dirty air” translates to “particulate matter dirty air” which I think seems confusing. So, instead I made an acronym. </w:t>
      </w:r>
    </w:p>
  </w:comment>
  <w:comment w:id="95" w:author="Zoey Spitzer" w:date="2024-08-20T21:47:00Z" w:initials="ZS">
    <w:p w14:paraId="2001E03D" w14:textId="77777777" w:rsidR="00706183" w:rsidRDefault="00706183" w:rsidP="00706183">
      <w:pPr>
        <w:pStyle w:val="CommentText"/>
      </w:pPr>
      <w:r>
        <w:rPr>
          <w:rStyle w:val="CommentReference"/>
        </w:rPr>
        <w:annotationRef/>
      </w:r>
      <w:r>
        <w:t>Done</w:t>
      </w:r>
    </w:p>
  </w:comment>
  <w:comment w:id="145" w:author="Colby, Bonnie G - (bcolby)" w:date="2024-06-25T10:40:00Z" w:initials="BC">
    <w:p w14:paraId="50AC8941" w14:textId="1D0025D7" w:rsidR="00A159C5" w:rsidRDefault="00F02A2B" w:rsidP="00A159C5">
      <w:r>
        <w:rPr>
          <w:rStyle w:val="CommentReference"/>
        </w:rPr>
        <w:annotationRef/>
      </w:r>
      <w:r w:rsidR="00A159C5">
        <w:rPr>
          <w:sz w:val="20"/>
          <w:szCs w:val="20"/>
        </w:rPr>
        <w:t xml:space="preserve">other Nat Bet articles do not have section Lit Review section labeled as such. </w:t>
      </w:r>
    </w:p>
    <w:p w14:paraId="061A672C" w14:textId="77777777" w:rsidR="00A159C5" w:rsidRDefault="00A159C5" w:rsidP="00A159C5"/>
    <w:p w14:paraId="291BAB2C" w14:textId="77777777" w:rsidR="00A159C5" w:rsidRDefault="00A159C5" w:rsidP="00A159C5">
      <w:r>
        <w:rPr>
          <w:sz w:val="20"/>
          <w:szCs w:val="20"/>
        </w:rPr>
        <w:t>ZRS We need to shorten this section by about 20%.</w:t>
      </w:r>
    </w:p>
  </w:comment>
  <w:comment w:id="146" w:author="Zoey Spitzer" w:date="2024-08-20T22:17:00Z" w:initials="ZS">
    <w:p w14:paraId="64A3A46F" w14:textId="77777777" w:rsidR="00F0538C" w:rsidRDefault="00F0538C" w:rsidP="00F0538C">
      <w:pPr>
        <w:pStyle w:val="CommentText"/>
      </w:pPr>
      <w:r>
        <w:rPr>
          <w:rStyle w:val="CommentReference"/>
        </w:rPr>
        <w:annotationRef/>
      </w:r>
      <w:r>
        <w:t>Done</w:t>
      </w:r>
    </w:p>
  </w:comment>
  <w:comment w:id="152" w:author="Zoey Spitzer" w:date="2024-08-19T13:15:00Z" w:initials="ZS">
    <w:p w14:paraId="5C070F28" w14:textId="61DCDAEC" w:rsidR="00474DF3" w:rsidRDefault="00474DF3" w:rsidP="00474DF3">
      <w:pPr>
        <w:pStyle w:val="CommentText"/>
      </w:pPr>
      <w:r>
        <w:rPr>
          <w:rStyle w:val="CommentReference"/>
        </w:rPr>
        <w:annotationRef/>
      </w:r>
      <w:r>
        <w:t>Thinking of taking out this paragraph because it seems repetitive while adding irrelevant information</w:t>
      </w:r>
    </w:p>
  </w:comment>
  <w:comment w:id="162" w:author="Colby, Bonnie G - (bcolby)" w:date="2024-08-16T09:55:00Z" w:initials="BC">
    <w:p w14:paraId="79371A58" w14:textId="6C8F2CB7" w:rsidR="0076680D" w:rsidRDefault="0076680D" w:rsidP="0076680D">
      <w:r>
        <w:rPr>
          <w:rStyle w:val="CommentReference"/>
        </w:rPr>
        <w:annotationRef/>
      </w:r>
      <w:r>
        <w:rPr>
          <w:color w:val="000000"/>
          <w:sz w:val="20"/>
          <w:szCs w:val="20"/>
        </w:rPr>
        <w:t>ZRS - add additional wording so reader can quickly grasp that a positive correlation means — more exposed to a burden. Ie. Positive sign has a negative implications for exposed to burden.</w:t>
      </w:r>
    </w:p>
  </w:comment>
  <w:comment w:id="163" w:author="Zoey Spitzer" w:date="2024-08-20T22:39:00Z" w:initials="ZS">
    <w:p w14:paraId="519BA024" w14:textId="77777777" w:rsidR="00AA3EC7" w:rsidRDefault="00AA3EC7" w:rsidP="00AA3EC7">
      <w:pPr>
        <w:pStyle w:val="CommentText"/>
      </w:pPr>
      <w:r>
        <w:rPr>
          <w:rStyle w:val="CommentReference"/>
        </w:rPr>
        <w:annotationRef/>
      </w:r>
      <w:r>
        <w:t>Done</w:t>
      </w:r>
    </w:p>
  </w:comment>
  <w:comment w:id="191" w:author="Colby, Bonnie G - (bcolby)" w:date="2024-06-15T14:02:00Z" w:initials="BC">
    <w:p w14:paraId="3F90DFA7" w14:textId="39CABFC4" w:rsidR="0076680D" w:rsidRDefault="00402B09" w:rsidP="0076680D">
      <w:r>
        <w:rPr>
          <w:rStyle w:val="CommentReference"/>
        </w:rPr>
        <w:annotationRef/>
      </w:r>
      <w:r w:rsidR="0076680D">
        <w:rPr>
          <w:sz w:val="20"/>
          <w:szCs w:val="20"/>
        </w:rPr>
        <w:t xml:space="preserve">ZRS — do final check on figures &amp; tables before submitting. check the table and figure numbering throughout article. Review author guidelines. </w:t>
      </w:r>
      <w:r w:rsidR="0076680D">
        <w:rPr>
          <w:sz w:val="20"/>
          <w:szCs w:val="20"/>
        </w:rPr>
        <w:cr/>
      </w:r>
      <w:r w:rsidR="0076680D">
        <w:rPr>
          <w:sz w:val="20"/>
          <w:szCs w:val="20"/>
        </w:rPr>
        <w:cr/>
        <w:t>From ZRS: We are able to submit this version with everything embedded. However, a final submission would include tables at end of document (but figures still embedded)</w:t>
      </w:r>
    </w:p>
  </w:comment>
  <w:comment w:id="192" w:author="Zoey Spitzer" w:date="2024-08-20T23:59:00Z" w:initials="ZS">
    <w:p w14:paraId="3783CA70" w14:textId="77777777" w:rsidR="00A60827" w:rsidRDefault="00A60827" w:rsidP="00A60827">
      <w:pPr>
        <w:pStyle w:val="CommentText"/>
      </w:pPr>
      <w:r>
        <w:rPr>
          <w:rStyle w:val="CommentReference"/>
        </w:rPr>
        <w:annotationRef/>
      </w:r>
      <w:r>
        <w:t>Done</w:t>
      </w:r>
    </w:p>
  </w:comment>
  <w:comment w:id="211" w:author="Colby, Bonnie G - (bcolby)" w:date="2024-08-16T09:58:00Z" w:initials="BC">
    <w:p w14:paraId="1CC7AA46" w14:textId="2201960F" w:rsidR="00311A26" w:rsidRDefault="00311A26" w:rsidP="00311A26">
      <w:r>
        <w:rPr>
          <w:rStyle w:val="CommentReference"/>
        </w:rPr>
        <w:annotationRef/>
      </w:r>
      <w:r>
        <w:rPr>
          <w:color w:val="000000"/>
          <w:sz w:val="20"/>
          <w:szCs w:val="20"/>
        </w:rPr>
        <w:t>ZRS - put this in a footnote</w:t>
      </w:r>
    </w:p>
  </w:comment>
  <w:comment w:id="215" w:author="Colby, Bonnie G - (bcolby)" w:date="2024-08-16T10:01:00Z" w:initials="BC">
    <w:p w14:paraId="0DBB82A7" w14:textId="77777777" w:rsidR="00311A26" w:rsidRDefault="00311A26" w:rsidP="00311A26">
      <w:r>
        <w:rPr>
          <w:rStyle w:val="CommentReference"/>
        </w:rPr>
        <w:annotationRef/>
      </w:r>
      <w:r>
        <w:rPr>
          <w:color w:val="000000"/>
          <w:sz w:val="20"/>
          <w:szCs w:val="20"/>
        </w:rPr>
        <w:t>ZRS - move to a FN</w:t>
      </w:r>
    </w:p>
  </w:comment>
  <w:comment w:id="233" w:author="Colby, Bonnie G - (bcolby)" w:date="2024-08-16T10:05:00Z" w:initials="BC">
    <w:p w14:paraId="552F09DD" w14:textId="77777777" w:rsidR="009C3A39" w:rsidRDefault="009C3A39" w:rsidP="009C3A39">
      <w:r>
        <w:rPr>
          <w:rStyle w:val="CommentReference"/>
        </w:rPr>
        <w:annotationRef/>
      </w:r>
      <w:r>
        <w:rPr>
          <w:color w:val="000000"/>
          <w:sz w:val="20"/>
          <w:szCs w:val="20"/>
        </w:rPr>
        <w:t>ZRS - review paragraph. I changed the words “more” and “higher” in order to be more specific — higher percentages of … Is this correct?</w:t>
      </w:r>
    </w:p>
  </w:comment>
  <w:comment w:id="234" w:author="Zoey Spitzer" w:date="2024-08-18T13:22:00Z" w:initials="ZS">
    <w:p w14:paraId="57FC8D7D" w14:textId="77777777" w:rsidR="00074208" w:rsidRDefault="00074208" w:rsidP="00074208">
      <w:pPr>
        <w:pStyle w:val="CommentText"/>
      </w:pPr>
      <w:r>
        <w:rPr>
          <w:rStyle w:val="CommentReference"/>
        </w:rPr>
        <w:annotationRef/>
      </w:r>
      <w:r>
        <w:t>Yes, this looks correct</w:t>
      </w:r>
    </w:p>
  </w:comment>
  <w:comment w:id="236" w:author="Colby, Bonnie G - (bcolby)" w:date="2024-08-16T09:52:00Z" w:initials="BC">
    <w:p w14:paraId="4A93A891" w14:textId="68DE4B3C" w:rsidR="00D36F4A" w:rsidRDefault="00D36F4A" w:rsidP="00D36F4A">
      <w:r>
        <w:rPr>
          <w:rStyle w:val="CommentReference"/>
        </w:rPr>
        <w:annotationRef/>
      </w:r>
      <w:r>
        <w:rPr>
          <w:color w:val="000000"/>
          <w:sz w:val="20"/>
          <w:szCs w:val="20"/>
        </w:rPr>
        <w:t>ZRS — please search for term water allocation which likely will feel too formal to many readers, and try other phrases. Dividing .. Distributing …</w:t>
      </w:r>
    </w:p>
  </w:comment>
  <w:comment w:id="237" w:author="Zoey Spitzer" w:date="2024-08-18T13:25:00Z" w:initials="ZS">
    <w:p w14:paraId="19EBB6B1" w14:textId="77777777" w:rsidR="00074208" w:rsidRDefault="00074208" w:rsidP="00074208">
      <w:pPr>
        <w:pStyle w:val="CommentText"/>
      </w:pPr>
      <w:r>
        <w:rPr>
          <w:rStyle w:val="CommentReference"/>
        </w:rPr>
        <w:annotationRef/>
      </w:r>
      <w:r>
        <w:t>Does this help?</w:t>
      </w:r>
    </w:p>
  </w:comment>
  <w:comment w:id="276" w:author="Zoey Spitzer" w:date="2024-08-20T23:56:00Z" w:initials="ZS">
    <w:p w14:paraId="0D0D3DE3" w14:textId="77777777" w:rsidR="002673E2" w:rsidRDefault="002673E2" w:rsidP="002673E2">
      <w:pPr>
        <w:pStyle w:val="CommentText"/>
      </w:pPr>
      <w:r>
        <w:rPr>
          <w:rStyle w:val="CommentReference"/>
        </w:rPr>
        <w:annotationRef/>
      </w:r>
      <w:r>
        <w:t xml:space="preserve">I have the updated titles for the plumbing and air pollution verbage change, but waiting for your approval on the change before I insert them in. </w:t>
      </w:r>
    </w:p>
  </w:comment>
  <w:comment w:id="277" w:author="Colby, Bonnie G - (bcolby)" w:date="2024-08-16T09:53:00Z" w:initials="BC">
    <w:p w14:paraId="3C07CC56" w14:textId="3BE01C9B" w:rsidR="00D36F4A" w:rsidRDefault="00D36F4A" w:rsidP="00D36F4A">
      <w:r>
        <w:rPr>
          <w:rStyle w:val="CommentReference"/>
        </w:rPr>
        <w:annotationRef/>
      </w:r>
      <w:r>
        <w:rPr>
          <w:color w:val="000000"/>
          <w:sz w:val="20"/>
          <w:szCs w:val="20"/>
        </w:rPr>
        <w:t>BGC did NOT review &amp; edit this section. Will do on next round.</w:t>
      </w:r>
    </w:p>
  </w:comment>
  <w:comment w:id="304" w:author="Colby, Bonnie G - (bcolby)" w:date="2024-06-15T17:01:00Z" w:initials="CBG(">
    <w:p w14:paraId="5272AAE7" w14:textId="07E6EF9A" w:rsidR="00402B09" w:rsidRDefault="00402B09" w:rsidP="00402B09">
      <w:r>
        <w:rPr>
          <w:rStyle w:val="CommentReference"/>
        </w:rPr>
        <w:annotationRef/>
      </w:r>
      <w:r>
        <w:rPr>
          <w:color w:val="000000"/>
          <w:sz w:val="20"/>
          <w:szCs w:val="20"/>
        </w:rPr>
        <w:t xml:space="preserve">Check the references in “both” directions: a) all references cited in text are contained in this list. b) All that are listed here as cited in paper. And c) make sure all are formatted consistently. </w:t>
      </w:r>
    </w:p>
  </w:comment>
  <w:comment w:id="305" w:author="Zoey Spitzer" w:date="2024-06-20T21:28:00Z" w:initials="ZS">
    <w:p w14:paraId="141349A5" w14:textId="77777777" w:rsidR="00402B09" w:rsidRDefault="00402B09" w:rsidP="00402B09">
      <w:pPr>
        <w:pStyle w:val="CommentText"/>
      </w:pPr>
      <w:r>
        <w:rPr>
          <w:rStyle w:val="CommentReference"/>
        </w:rPr>
        <w:annotationRef/>
      </w:r>
      <w:r>
        <w:t>Done</w:t>
      </w:r>
    </w:p>
  </w:comment>
  <w:comment w:id="306" w:author="Zoey Spitzer" w:date="2024-06-20T22:17:00Z" w:initials="ZS">
    <w:p w14:paraId="5AD63A60" w14:textId="77777777" w:rsidR="003B31F0" w:rsidRDefault="003B31F0" w:rsidP="003B31F0">
      <w:pPr>
        <w:pStyle w:val="CommentText"/>
      </w:pPr>
      <w:r>
        <w:rPr>
          <w:rStyle w:val="CommentReference"/>
        </w:rPr>
        <w:annotationRef/>
      </w:r>
      <w:r>
        <w:t>Realized my reference format does not directly match Josephson paper, I will work on this tomorrow 6-21-24</w:t>
      </w:r>
    </w:p>
  </w:comment>
  <w:comment w:id="307" w:author="Zoey Spitzer" w:date="2024-06-24T18:17:00Z" w:initials="ZS">
    <w:p w14:paraId="25273F77" w14:textId="77777777" w:rsidR="00F57FA8" w:rsidRDefault="00F57FA8" w:rsidP="00F57FA8">
      <w:pPr>
        <w:pStyle w:val="CommentText"/>
      </w:pPr>
      <w:r>
        <w:rPr>
          <w:rStyle w:val="CommentReference"/>
        </w:rPr>
        <w:annotationRef/>
      </w:r>
      <w:r>
        <w:t>While they are all a consistent format I am going to wait to number them (like the Josephson paper) until we have everything officially organized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21EA4FE" w15:done="0"/>
  <w15:commentEx w15:paraId="71867A0A" w15:done="0"/>
  <w15:commentEx w15:paraId="2B3D1C74" w15:done="0"/>
  <w15:commentEx w15:paraId="24983931" w15:paraIdParent="2B3D1C74" w15:done="0"/>
  <w15:commentEx w15:paraId="491E3A03" w15:done="0"/>
  <w15:commentEx w15:paraId="6FBB75E8" w15:paraIdParent="491E3A03" w15:done="0"/>
  <w15:commentEx w15:paraId="01A065F8" w15:paraIdParent="491E3A03" w15:done="0"/>
  <w15:commentEx w15:paraId="69E70347" w15:paraIdParent="491E3A03" w15:done="0"/>
  <w15:commentEx w15:paraId="1AA48A46" w15:paraIdParent="491E3A03" w15:done="0"/>
  <w15:commentEx w15:paraId="4403CA71" w15:done="0"/>
  <w15:commentEx w15:paraId="348D1821" w15:paraIdParent="4403CA71" w15:done="0"/>
  <w15:commentEx w15:paraId="1C3D07E7" w15:done="0"/>
  <w15:commentEx w15:paraId="22D6F3DA" w15:paraIdParent="1C3D07E7" w15:done="0"/>
  <w15:commentEx w15:paraId="2DCD312C" w15:done="0"/>
  <w15:commentEx w15:paraId="4B0A2AE9" w15:done="0"/>
  <w15:commentEx w15:paraId="1E5E3D14" w15:done="0"/>
  <w15:commentEx w15:paraId="3144C479" w15:paraIdParent="1E5E3D14" w15:done="0"/>
  <w15:commentEx w15:paraId="395DB5AB" w15:paraIdParent="1E5E3D14" w15:done="0"/>
  <w15:commentEx w15:paraId="38BD5187" w15:done="0"/>
  <w15:commentEx w15:paraId="54816806" w15:paraIdParent="38BD5187" w15:done="0"/>
  <w15:commentEx w15:paraId="56D7F51D" w15:paraIdParent="38BD5187" w15:done="0"/>
  <w15:commentEx w15:paraId="483EC19C" w15:done="0"/>
  <w15:commentEx w15:paraId="5F25917E" w15:paraIdParent="483EC19C" w15:done="0"/>
  <w15:commentEx w15:paraId="5D9CDE0D" w15:paraIdParent="483EC19C" w15:done="0"/>
  <w15:commentEx w15:paraId="2D2DB480" w15:paraIdParent="483EC19C" w15:done="0"/>
  <w15:commentEx w15:paraId="2001E03D" w15:paraIdParent="483EC19C" w15:done="0"/>
  <w15:commentEx w15:paraId="291BAB2C" w15:done="0"/>
  <w15:commentEx w15:paraId="64A3A46F" w15:paraIdParent="291BAB2C" w15:done="0"/>
  <w15:commentEx w15:paraId="5C070F28" w15:done="0"/>
  <w15:commentEx w15:paraId="79371A58" w15:done="0"/>
  <w15:commentEx w15:paraId="519BA024" w15:paraIdParent="79371A58" w15:done="0"/>
  <w15:commentEx w15:paraId="3F90DFA7" w15:done="0"/>
  <w15:commentEx w15:paraId="3783CA70" w15:paraIdParent="3F90DFA7" w15:done="0"/>
  <w15:commentEx w15:paraId="1CC7AA46" w15:done="0"/>
  <w15:commentEx w15:paraId="0DBB82A7" w15:done="0"/>
  <w15:commentEx w15:paraId="552F09DD" w15:done="0"/>
  <w15:commentEx w15:paraId="57FC8D7D" w15:paraIdParent="552F09DD" w15:done="0"/>
  <w15:commentEx w15:paraId="4A93A891" w15:done="0"/>
  <w15:commentEx w15:paraId="19EBB6B1" w15:paraIdParent="4A93A891" w15:done="0"/>
  <w15:commentEx w15:paraId="0D0D3DE3" w15:done="0"/>
  <w15:commentEx w15:paraId="3C07CC56" w15:done="0"/>
  <w15:commentEx w15:paraId="5272AAE7" w15:done="0"/>
  <w15:commentEx w15:paraId="141349A5" w15:paraIdParent="5272AAE7" w15:done="0"/>
  <w15:commentEx w15:paraId="5AD63A60" w15:paraIdParent="5272AAE7" w15:done="0"/>
  <w15:commentEx w15:paraId="25273F77" w15:paraIdParent="5272AA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6E53F96" w16cex:dateUtc="2024-06-12T15:22:00Z"/>
  <w16cex:commentExtensible w16cex:durableId="798FB1E3" w16cex:dateUtc="2024-08-12T17:57:00Z">
    <w16cex:extLst>
      <w16:ext w16:uri="{CE6994B0-6A32-4C9F-8C6B-6E91EDA988CE}">
        <cr:reactions xmlns:cr="http://schemas.microsoft.com/office/comments/2020/reactions">
          <cr:reaction reactionType="1">
            <cr:reactionInfo dateUtc="2024-08-18T17:07:43Z">
              <cr:user userId="4ec38ccf076f7cf5" userProvider="Windows Live" userName="Zoey Spitzer"/>
            </cr:reactionInfo>
          </cr:reaction>
        </cr:reactions>
      </w16:ext>
    </w16cex:extLst>
  </w16cex:commentExtensible>
  <w16cex:commentExtensible w16cex:durableId="450CCFD3" w16cex:dateUtc="2024-08-13T16:02:00Z"/>
  <w16cex:commentExtensible w16cex:durableId="708F876D" w16cex:dateUtc="2024-08-19T17:22:00Z"/>
  <w16cex:commentExtensible w16cex:durableId="40C90E4E" w16cex:dateUtc="2024-06-21T23:55:00Z"/>
  <w16cex:commentExtensible w16cex:durableId="599FD818" w16cex:dateUtc="2024-08-18T17:00:00Z"/>
  <w16cex:commentExtensible w16cex:durableId="5065D1C9" w16cex:dateUtc="2024-08-21T00:04:00Z"/>
  <w16cex:commentExtensible w16cex:durableId="28566CA1" w16cex:dateUtc="2024-08-21T02:27:00Z"/>
  <w16cex:commentExtensible w16cex:durableId="0BF42329" w16cex:dateUtc="2024-08-21T02:27:00Z"/>
  <w16cex:commentExtensible w16cex:durableId="12FEF589" w16cex:dateUtc="2024-08-13T16:09:00Z"/>
  <w16cex:commentExtensible w16cex:durableId="3713B916" w16cex:dateUtc="2024-08-19T18:33:00Z"/>
  <w16cex:commentExtensible w16cex:durableId="4D60FA87" w16cex:dateUtc="2024-06-23T15:08:00Z"/>
  <w16cex:commentExtensible w16cex:durableId="55D09FBD" w16cex:dateUtc="2024-08-18T17:15:00Z"/>
  <w16cex:commentExtensible w16cex:durableId="3E9E442D" w16cex:dateUtc="2024-06-23T15:07:00Z">
    <w16cex:extLst>
      <w16:ext w16:uri="{CE6994B0-6A32-4C9F-8C6B-6E91EDA988CE}">
        <cr:reactions xmlns:cr="http://schemas.microsoft.com/office/comments/2020/reactions">
          <cr:reaction reactionType="1">
            <cr:reactionInfo dateUtc="2024-06-23T17:24:14Z">
              <cr:user userId="4ec38ccf076f7cf5" userProvider="Windows Live" userName="Zoey Spitzer"/>
            </cr:reactionInfo>
          </cr:reaction>
        </cr:reactions>
      </w16:ext>
    </w16cex:extLst>
  </w16cex:commentExtensible>
  <w16cex:commentExtensible w16cex:durableId="06A6C5F6" w16cex:dateUtc="2024-08-21T00:20:00Z"/>
  <w16cex:commentExtensible w16cex:durableId="56AF1BAB" w16cex:dateUtc="2024-06-25T17:15:00Z"/>
  <w16cex:commentExtensible w16cex:durableId="30549388" w16cex:dateUtc="2024-06-25T23:08:00Z"/>
  <w16cex:commentExtensible w16cex:durableId="74A836E0" w16cex:dateUtc="2024-08-21T02:18:00Z"/>
  <w16cex:commentExtensible w16cex:durableId="3F99F7F3" w16cex:dateUtc="2024-08-13T18:43:00Z"/>
  <w16cex:commentExtensible w16cex:durableId="70C8AD6F" w16cex:dateUtc="2024-08-18T17:16:00Z"/>
  <w16cex:commentExtensible w16cex:durableId="19F3C850" w16cex:dateUtc="2024-08-21T00:06:00Z"/>
  <w16cex:commentExtensible w16cex:durableId="42939499" w16cex:dateUtc="2024-08-13T18:59:00Z"/>
  <w16cex:commentExtensible w16cex:durableId="631D91FC" w16cex:dateUtc="2024-08-18T17:17:00Z"/>
  <w16cex:commentExtensible w16cex:durableId="3C2E82D4" w16cex:dateUtc="2024-08-21T00:11:00Z"/>
  <w16cex:commentExtensible w16cex:durableId="4AAA8906" w16cex:dateUtc="2024-08-21T01:43:00Z"/>
  <w16cex:commentExtensible w16cex:durableId="7C0411FB" w16cex:dateUtc="2024-08-21T01:47:00Z"/>
  <w16cex:commentExtensible w16cex:durableId="1F18FF8A" w16cex:dateUtc="2024-06-25T17:40:00Z"/>
  <w16cex:commentExtensible w16cex:durableId="2016C3A7" w16cex:dateUtc="2024-08-21T02:17:00Z"/>
  <w16cex:commentExtensible w16cex:durableId="11E0CA9E" w16cex:dateUtc="2024-08-19T17:15:00Z"/>
  <w16cex:commentExtensible w16cex:durableId="4B1164F3" w16cex:dateUtc="2024-08-16T16:55:00Z"/>
  <w16cex:commentExtensible w16cex:durableId="3D460AE0" w16cex:dateUtc="2024-08-21T02:39:00Z"/>
  <w16cex:commentExtensible w16cex:durableId="202358C3" w16cex:dateUtc="2024-06-15T21:02:00Z"/>
  <w16cex:commentExtensible w16cex:durableId="3087B8E7" w16cex:dateUtc="2024-08-21T03:59:00Z"/>
  <w16cex:commentExtensible w16cex:durableId="2B82F69C" w16cex:dateUtc="2024-08-16T16:58:00Z"/>
  <w16cex:commentExtensible w16cex:durableId="01341CB5" w16cex:dateUtc="2024-08-16T17:01:00Z"/>
  <w16cex:commentExtensible w16cex:durableId="20881DBC" w16cex:dateUtc="2024-08-16T17:05:00Z"/>
  <w16cex:commentExtensible w16cex:durableId="2F7DC369" w16cex:dateUtc="2024-08-18T17:22:00Z"/>
  <w16cex:commentExtensible w16cex:durableId="1E77DEF6" w16cex:dateUtc="2024-08-16T16:52:00Z"/>
  <w16cex:commentExtensible w16cex:durableId="4E1C6BB7" w16cex:dateUtc="2024-08-18T17:25:00Z"/>
  <w16cex:commentExtensible w16cex:durableId="1A3181F9" w16cex:dateUtc="2024-08-21T03:56:00Z"/>
  <w16cex:commentExtensible w16cex:durableId="690A55ED" w16cex:dateUtc="2024-08-16T16:53:00Z">
    <w16cex:extLst>
      <w16:ext w16:uri="{CE6994B0-6A32-4C9F-8C6B-6E91EDA988CE}">
        <cr:reactions xmlns:cr="http://schemas.microsoft.com/office/comments/2020/reactions">
          <cr:reaction reactionType="1">
            <cr:reactionInfo dateUtc="2024-08-21T03:59:51Z">
              <cr:user userId="4ec38ccf076f7cf5" userProvider="Windows Live" userName="Zoey Spitzer"/>
            </cr:reactionInfo>
          </cr:reaction>
        </cr:reactions>
      </w16:ext>
    </w16cex:extLst>
  </w16cex:commentExtensible>
  <w16cex:commentExtensible w16cex:durableId="2625A23E" w16cex:dateUtc="2024-06-16T00:01:00Z"/>
  <w16cex:commentExtensible w16cex:durableId="7C524922" w16cex:dateUtc="2024-06-21T04:28:00Z"/>
  <w16cex:commentExtensible w16cex:durableId="7F03FC64" w16cex:dateUtc="2024-06-21T05:17:00Z"/>
  <w16cex:commentExtensible w16cex:durableId="38A57435" w16cex:dateUtc="2024-06-25T01: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21EA4FE" w16cid:durableId="56E53F96"/>
  <w16cid:commentId w16cid:paraId="71867A0A" w16cid:durableId="798FB1E3"/>
  <w16cid:commentId w16cid:paraId="2B3D1C74" w16cid:durableId="450CCFD3"/>
  <w16cid:commentId w16cid:paraId="24983931" w16cid:durableId="708F876D"/>
  <w16cid:commentId w16cid:paraId="491E3A03" w16cid:durableId="40C90E4E"/>
  <w16cid:commentId w16cid:paraId="6FBB75E8" w16cid:durableId="599FD818"/>
  <w16cid:commentId w16cid:paraId="01A065F8" w16cid:durableId="5065D1C9"/>
  <w16cid:commentId w16cid:paraId="69E70347" w16cid:durableId="28566CA1"/>
  <w16cid:commentId w16cid:paraId="1AA48A46" w16cid:durableId="0BF42329"/>
  <w16cid:commentId w16cid:paraId="4403CA71" w16cid:durableId="12FEF589"/>
  <w16cid:commentId w16cid:paraId="348D1821" w16cid:durableId="3713B916"/>
  <w16cid:commentId w16cid:paraId="1C3D07E7" w16cid:durableId="4D60FA87"/>
  <w16cid:commentId w16cid:paraId="22D6F3DA" w16cid:durableId="55D09FBD"/>
  <w16cid:commentId w16cid:paraId="2DCD312C" w16cid:durableId="3E9E442D"/>
  <w16cid:commentId w16cid:paraId="4B0A2AE9" w16cid:durableId="06A6C5F6"/>
  <w16cid:commentId w16cid:paraId="1E5E3D14" w16cid:durableId="56AF1BAB"/>
  <w16cid:commentId w16cid:paraId="3144C479" w16cid:durableId="30549388"/>
  <w16cid:commentId w16cid:paraId="395DB5AB" w16cid:durableId="74A836E0"/>
  <w16cid:commentId w16cid:paraId="38BD5187" w16cid:durableId="3F99F7F3"/>
  <w16cid:commentId w16cid:paraId="54816806" w16cid:durableId="70C8AD6F"/>
  <w16cid:commentId w16cid:paraId="56D7F51D" w16cid:durableId="19F3C850"/>
  <w16cid:commentId w16cid:paraId="483EC19C" w16cid:durableId="42939499"/>
  <w16cid:commentId w16cid:paraId="5F25917E" w16cid:durableId="631D91FC"/>
  <w16cid:commentId w16cid:paraId="5D9CDE0D" w16cid:durableId="3C2E82D4"/>
  <w16cid:commentId w16cid:paraId="2D2DB480" w16cid:durableId="4AAA8906"/>
  <w16cid:commentId w16cid:paraId="2001E03D" w16cid:durableId="7C0411FB"/>
  <w16cid:commentId w16cid:paraId="291BAB2C" w16cid:durableId="1F18FF8A"/>
  <w16cid:commentId w16cid:paraId="64A3A46F" w16cid:durableId="2016C3A7"/>
  <w16cid:commentId w16cid:paraId="5C070F28" w16cid:durableId="11E0CA9E"/>
  <w16cid:commentId w16cid:paraId="79371A58" w16cid:durableId="4B1164F3"/>
  <w16cid:commentId w16cid:paraId="519BA024" w16cid:durableId="3D460AE0"/>
  <w16cid:commentId w16cid:paraId="3F90DFA7" w16cid:durableId="202358C3"/>
  <w16cid:commentId w16cid:paraId="3783CA70" w16cid:durableId="3087B8E7"/>
  <w16cid:commentId w16cid:paraId="1CC7AA46" w16cid:durableId="2B82F69C"/>
  <w16cid:commentId w16cid:paraId="0DBB82A7" w16cid:durableId="01341CB5"/>
  <w16cid:commentId w16cid:paraId="552F09DD" w16cid:durableId="20881DBC"/>
  <w16cid:commentId w16cid:paraId="57FC8D7D" w16cid:durableId="2F7DC369"/>
  <w16cid:commentId w16cid:paraId="4A93A891" w16cid:durableId="1E77DEF6"/>
  <w16cid:commentId w16cid:paraId="19EBB6B1" w16cid:durableId="4E1C6BB7"/>
  <w16cid:commentId w16cid:paraId="0D0D3DE3" w16cid:durableId="1A3181F9"/>
  <w16cid:commentId w16cid:paraId="3C07CC56" w16cid:durableId="690A55ED"/>
  <w16cid:commentId w16cid:paraId="5272AAE7" w16cid:durableId="2625A23E"/>
  <w16cid:commentId w16cid:paraId="141349A5" w16cid:durableId="7C524922"/>
  <w16cid:commentId w16cid:paraId="5AD63A60" w16cid:durableId="7F03FC64"/>
  <w16cid:commentId w16cid:paraId="25273F77" w16cid:durableId="38A574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64B347" w14:textId="77777777" w:rsidR="003E656B" w:rsidRDefault="003E656B" w:rsidP="00402B09">
      <w:pPr>
        <w:spacing w:after="0" w:line="240" w:lineRule="auto"/>
      </w:pPr>
      <w:r>
        <w:separator/>
      </w:r>
    </w:p>
  </w:endnote>
  <w:endnote w:type="continuationSeparator" w:id="0">
    <w:p w14:paraId="61513C1D" w14:textId="77777777" w:rsidR="003E656B" w:rsidRDefault="003E656B" w:rsidP="00402B09">
      <w:pPr>
        <w:spacing w:after="0" w:line="240" w:lineRule="auto"/>
      </w:pPr>
      <w:r>
        <w:continuationSeparator/>
      </w:r>
    </w:p>
  </w:endnote>
  <w:endnote w:id="1">
    <w:p w14:paraId="2C15371A" w14:textId="29C5B5ED" w:rsidR="007D4E95" w:rsidRDefault="007D4E95" w:rsidP="00402B09">
      <w:pPr>
        <w:pStyle w:val="EndnoteText"/>
      </w:pPr>
    </w:p>
    <w:p w14:paraId="2FDC5CB1" w14:textId="77777777" w:rsidR="007D4E95" w:rsidRPr="00C03704" w:rsidRDefault="007D4E95" w:rsidP="007D4E95">
      <w:pPr>
        <w:pStyle w:val="Heading2"/>
        <w:spacing w:line="360" w:lineRule="auto"/>
        <w:rPr>
          <w:rFonts w:ascii="Times New Roman" w:eastAsia="Times New Roman" w:hAnsi="Times New Roman" w:cs="Times New Roman"/>
          <w:color w:val="auto"/>
        </w:rPr>
      </w:pPr>
      <w:bookmarkStart w:id="308" w:name="_Toc168326754"/>
      <w:r w:rsidRPr="00C03704">
        <w:rPr>
          <w:rFonts w:ascii="Times New Roman" w:eastAsia="Times New Roman" w:hAnsi="Times New Roman" w:cs="Times New Roman"/>
          <w:color w:val="auto"/>
        </w:rPr>
        <w:t>A</w:t>
      </w:r>
      <w:r>
        <w:rPr>
          <w:rFonts w:ascii="Times New Roman" w:eastAsia="Times New Roman" w:hAnsi="Times New Roman" w:cs="Times New Roman"/>
          <w:color w:val="auto"/>
        </w:rPr>
        <w:t>ppendix A</w:t>
      </w:r>
      <w:r w:rsidRPr="00C03704">
        <w:rPr>
          <w:rFonts w:ascii="Times New Roman" w:eastAsia="Times New Roman" w:hAnsi="Times New Roman" w:cs="Times New Roman"/>
          <w:color w:val="auto"/>
        </w:rPr>
        <w:t xml:space="preserve"> Race and Ethnicity Population Breakdown in the </w:t>
      </w:r>
      <w:bookmarkEnd w:id="308"/>
      <w:r>
        <w:rPr>
          <w:rFonts w:ascii="Times New Roman" w:eastAsia="Times New Roman" w:hAnsi="Times New Roman" w:cs="Times New Roman"/>
          <w:color w:val="auto"/>
        </w:rPr>
        <w:t>ARCRW</w:t>
      </w:r>
    </w:p>
    <w:p w14:paraId="33DCD103" w14:textId="77777777" w:rsidR="007D4E95" w:rsidRDefault="007D4E95" w:rsidP="007D4E9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A1 shows the percentage of each race and ethnicity residing in the ARCRW in 2019. These groups are mutually exclusive. All races (White, Black, American Indian, and Other) identify as non-Hispanic. Moreover, the Hispanic group represents anyone who identifies regardless of race. The Hispanic population makes up the largest proportion of the population in the ARCRW followed by the White non-Hispanic population. Among the lowest percentages are Black and American Indian non-Hispanic populations. </w:t>
      </w:r>
    </w:p>
    <w:p w14:paraId="394B2A58" w14:textId="77777777" w:rsidR="007D4E95" w:rsidRDefault="007D4E95" w:rsidP="007D4E95">
      <w:pPr>
        <w:spacing w:line="360" w:lineRule="auto"/>
        <w:jc w:val="center"/>
        <w:rPr>
          <w:rFonts w:ascii="Times New Roman" w:eastAsia="Times New Roman" w:hAnsi="Times New Roman" w:cs="Times New Roman"/>
          <w:sz w:val="24"/>
          <w:szCs w:val="24"/>
        </w:rPr>
      </w:pPr>
      <w:r>
        <w:rPr>
          <w:noProof/>
        </w:rPr>
        <w:drawing>
          <wp:inline distT="0" distB="0" distL="0" distR="0" wp14:anchorId="18413667" wp14:editId="18D0D20E">
            <wp:extent cx="3703899" cy="2604304"/>
            <wp:effectExtent l="0" t="0" r="17780" b="12065"/>
            <wp:docPr id="1943018112" name="Chart 1">
              <a:extLst xmlns:a="http://schemas.openxmlformats.org/drawingml/2006/main">
                <a:ext uri="{FF2B5EF4-FFF2-40B4-BE49-F238E27FC236}">
                  <a16:creationId xmlns:a16="http://schemas.microsoft.com/office/drawing/2014/main" id="{A89A80CC-230E-80F3-A638-22319D29E8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wp:inline>
        </w:drawing>
      </w:r>
    </w:p>
    <w:p w14:paraId="13A44C09" w14:textId="77777777" w:rsidR="007D4E95" w:rsidRDefault="007D4E95" w:rsidP="007D4E9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A1. ARCRW Race and Ethnicity Population Breakdown</w:t>
      </w:r>
    </w:p>
    <w:p w14:paraId="2105B57C" w14:textId="77777777" w:rsidR="007D4E95" w:rsidRDefault="007D4E95" w:rsidP="007D4E95">
      <w:pPr>
        <w:pStyle w:val="Heading2"/>
        <w:rPr>
          <w:rFonts w:ascii="Times New Roman" w:eastAsia="Times New Roman" w:hAnsi="Times New Roman" w:cs="Times New Roman"/>
          <w:color w:val="auto"/>
        </w:rPr>
      </w:pPr>
      <w:bookmarkStart w:id="309" w:name="_Toc168326755"/>
      <w:r w:rsidRPr="00967DE4">
        <w:rPr>
          <w:rFonts w:ascii="Times New Roman" w:eastAsia="Times New Roman" w:hAnsi="Times New Roman" w:cs="Times New Roman"/>
          <w:color w:val="auto"/>
        </w:rPr>
        <w:t>A</w:t>
      </w:r>
      <w:r>
        <w:rPr>
          <w:rFonts w:ascii="Times New Roman" w:eastAsia="Times New Roman" w:hAnsi="Times New Roman" w:cs="Times New Roman"/>
          <w:color w:val="auto"/>
        </w:rPr>
        <w:t>ppendix B</w:t>
      </w:r>
      <w:r w:rsidRPr="00967DE4">
        <w:rPr>
          <w:rFonts w:ascii="Times New Roman" w:eastAsia="Times New Roman" w:hAnsi="Times New Roman" w:cs="Times New Roman"/>
          <w:color w:val="auto"/>
        </w:rPr>
        <w:t xml:space="preserve"> Nonlinear relationship among population density, income, and environmental burdens</w:t>
      </w:r>
      <w:bookmarkEnd w:id="309"/>
      <w:r>
        <w:rPr>
          <w:rStyle w:val="CommentReference"/>
          <w:rFonts w:ascii="Aptos" w:eastAsia="Aptos" w:hAnsi="Aptos" w:cs="Aptos"/>
          <w:color w:val="auto"/>
        </w:rPr>
        <w:annotationRef/>
      </w:r>
      <w:r>
        <w:rPr>
          <w:rStyle w:val="CommentReference"/>
          <w:rFonts w:ascii="Aptos" w:eastAsia="Aptos" w:hAnsi="Aptos" w:cs="Aptos"/>
          <w:color w:val="auto"/>
        </w:rPr>
        <w:annotationRef/>
      </w:r>
      <w:r>
        <w:rPr>
          <w:rStyle w:val="CommentReference"/>
          <w:rFonts w:ascii="Aptos" w:eastAsia="Aptos" w:hAnsi="Aptos" w:cs="Aptos"/>
          <w:color w:val="auto"/>
        </w:rPr>
        <w:annotationRef/>
      </w:r>
      <w:r>
        <w:rPr>
          <w:rStyle w:val="CommentReference"/>
          <w:rFonts w:ascii="Aptos" w:eastAsia="Aptos" w:hAnsi="Aptos" w:cs="Aptos"/>
          <w:color w:val="auto"/>
        </w:rPr>
        <w:annotationRef/>
      </w:r>
      <w:r>
        <w:rPr>
          <w:rStyle w:val="CommentReference"/>
          <w:rFonts w:ascii="Aptos" w:eastAsia="Aptos" w:hAnsi="Aptos" w:cs="Aptos"/>
          <w:color w:val="auto"/>
        </w:rPr>
        <w:annotationRef/>
      </w:r>
      <w:r>
        <w:rPr>
          <w:rStyle w:val="CommentReference"/>
          <w:rFonts w:ascii="Aptos" w:eastAsia="Aptos" w:hAnsi="Aptos" w:cs="Aptos"/>
          <w:color w:val="auto"/>
        </w:rPr>
        <w:annotationRef/>
      </w:r>
      <w:r>
        <w:rPr>
          <w:rStyle w:val="CommentReference"/>
          <w:rFonts w:ascii="Aptos" w:eastAsia="Aptos" w:hAnsi="Aptos" w:cs="Aptos"/>
          <w:color w:val="auto"/>
        </w:rPr>
        <w:annotationRef/>
      </w:r>
    </w:p>
    <w:p w14:paraId="73102312" w14:textId="77777777" w:rsidR="007D4E95" w:rsidRDefault="007D4E95" w:rsidP="007D4E95">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is reason to suggest population density has nonlinear relationships with income and environmental burdens. This section discusses each and describes how one might model these relationships in future research. </w:t>
      </w:r>
    </w:p>
    <w:p w14:paraId="4D1E5F40" w14:textId="77777777" w:rsidR="007D4E95" w:rsidRDefault="007D4E95" w:rsidP="007D4E95">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relationship between population density and income is interesting. Low-income and high-income households are both likely to live in more dense and less dense areas. Figure B1 below shows a scatter plot between income and population density, which highlights the denseness of census tracts in which those with different income levels live in the ARCRW. Each point represents a census tract. There is a large spread of high-income and low-income tracts in sparsely populated areas. The more densely populated tracts have a much smaller income range. The shape suggests tracts with lower population density are more segregated by income. Whereas highly densely populated tracts have a greater mix between high and low-income households. </w:t>
      </w:r>
    </w:p>
    <w:p w14:paraId="213901E1" w14:textId="77777777" w:rsidR="007D4E95" w:rsidRDefault="007D4E95" w:rsidP="007D4E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172540" wp14:editId="78FCCAA2">
            <wp:extent cx="5736160" cy="3348355"/>
            <wp:effectExtent l="0" t="0" r="0" b="4445"/>
            <wp:docPr id="1124820214" name="Picture 1" descr="A graph of a scatter plot of pop density and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20214" name="Picture 1" descr="A graph of a scatter plot of pop density and incom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736160" cy="3348355"/>
                    </a:xfrm>
                    <a:prstGeom prst="rect">
                      <a:avLst/>
                    </a:prstGeom>
                  </pic:spPr>
                </pic:pic>
              </a:graphicData>
            </a:graphic>
          </wp:inline>
        </w:drawing>
      </w:r>
    </w:p>
    <w:p w14:paraId="2309D03C" w14:textId="77777777" w:rsidR="007D4E95" w:rsidRDefault="007D4E95" w:rsidP="007D4E95">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B1. Scatter Plot of Population Density and Mean Income</w:t>
      </w:r>
    </w:p>
    <w:p w14:paraId="4A8649D0" w14:textId="1C3CE2E2" w:rsidR="007D4E95" w:rsidRDefault="007D4E95" w:rsidP="007D4E95">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relationship between income and each environmental burden when population density is held constant, as seen in Table 3 suggests lower-income tracts face higher environmental burden incidence, except air pollution. Let’s look further into the lack of </w:t>
      </w:r>
      <w:del w:id="310" w:author="Zoey Spitzer" w:date="2024-06-25T15:25:00Z">
        <w:r w:rsidDel="00514CC0">
          <w:rPr>
            <w:rFonts w:ascii="Times New Roman" w:hAnsi="Times New Roman" w:cs="Times New Roman"/>
            <w:sz w:val="24"/>
            <w:szCs w:val="24"/>
          </w:rPr>
          <w:delText>natural or green landscape</w:delText>
        </w:r>
      </w:del>
      <w:ins w:id="311" w:author="Zoey Spitzer" w:date="2024-06-25T15:25:00Z">
        <w:r w:rsidR="00514CC0">
          <w:rPr>
            <w:rFonts w:ascii="Times New Roman" w:hAnsi="Times New Roman" w:cs="Times New Roman"/>
            <w:sz w:val="24"/>
            <w:szCs w:val="24"/>
          </w:rPr>
          <w:t>green space</w:t>
        </w:r>
      </w:ins>
      <w:r>
        <w:rPr>
          <w:rFonts w:ascii="Times New Roman" w:hAnsi="Times New Roman" w:cs="Times New Roman"/>
          <w:sz w:val="24"/>
          <w:szCs w:val="24"/>
        </w:rPr>
        <w:t xml:space="preserve"> burden as an example. </w:t>
      </w:r>
      <w:proofErr w:type="gramStart"/>
      <w:r>
        <w:rPr>
          <w:rFonts w:ascii="Times New Roman" w:hAnsi="Times New Roman" w:cs="Times New Roman"/>
          <w:sz w:val="24"/>
          <w:szCs w:val="24"/>
        </w:rPr>
        <w:t>This dependent variable highlights</w:t>
      </w:r>
      <w:proofErr w:type="gramEnd"/>
      <w:r>
        <w:rPr>
          <w:rFonts w:ascii="Times New Roman" w:hAnsi="Times New Roman" w:cs="Times New Roman"/>
          <w:sz w:val="24"/>
          <w:szCs w:val="24"/>
        </w:rPr>
        <w:t xml:space="preserve"> which tracts have higher amounts of impervious surface or cropland. Because of how it is defined, tracts that have low population density can have large amounts of cropland while tracts with high population density likely have high amounts of impervious surface. Figure B2 shows a scatter plot of the relationship between population density and lack of</w:t>
      </w:r>
      <w:del w:id="312" w:author="Zoey Spitzer" w:date="2024-06-25T15:25:00Z">
        <w:r w:rsidDel="00D40E1A">
          <w:rPr>
            <w:rFonts w:ascii="Times New Roman" w:hAnsi="Times New Roman" w:cs="Times New Roman"/>
            <w:sz w:val="24"/>
            <w:szCs w:val="24"/>
          </w:rPr>
          <w:delText xml:space="preserve"> natural or green landscape</w:delText>
        </w:r>
      </w:del>
      <w:ins w:id="313" w:author="Zoey Spitzer" w:date="2024-06-25T15:25:00Z">
        <w:r w:rsidR="00D40E1A">
          <w:rPr>
            <w:rFonts w:ascii="Times New Roman" w:hAnsi="Times New Roman" w:cs="Times New Roman"/>
            <w:sz w:val="24"/>
            <w:szCs w:val="24"/>
          </w:rPr>
          <w:t xml:space="preserve"> green space</w:t>
        </w:r>
      </w:ins>
      <w:r>
        <w:rPr>
          <w:rFonts w:ascii="Times New Roman" w:hAnsi="Times New Roman" w:cs="Times New Roman"/>
          <w:sz w:val="24"/>
          <w:szCs w:val="24"/>
        </w:rPr>
        <w:t xml:space="preserve">. Each point represents a census tract. The figure shows there is a large spread of low population density tracts that have high and low amounts of impervious surface or cropland. On the other hand, tracts with a high population density show high percentages of impervious surface or cropland (more likely to be the former than the latter). </w:t>
      </w:r>
    </w:p>
    <w:p w14:paraId="1CCA9D5C" w14:textId="77777777" w:rsidR="007D4E95" w:rsidRDefault="007D4E95" w:rsidP="007D4E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F6A682" wp14:editId="555E943B">
            <wp:extent cx="5673601" cy="3348355"/>
            <wp:effectExtent l="0" t="0" r="3810" b="4445"/>
            <wp:docPr id="1844697676" name="Picture 3"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97676" name="Picture 3" descr="A diagram of a scatter plot&#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673601" cy="3348355"/>
                    </a:xfrm>
                    <a:prstGeom prst="rect">
                      <a:avLst/>
                    </a:prstGeom>
                  </pic:spPr>
                </pic:pic>
              </a:graphicData>
            </a:graphic>
          </wp:inline>
        </w:drawing>
      </w:r>
    </w:p>
    <w:p w14:paraId="2403A25F" w14:textId="38882D4A" w:rsidR="007D4E95" w:rsidRDefault="007D4E95" w:rsidP="007D4E9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B2. Scatter Plot of Population Density and Lack of </w:t>
      </w:r>
      <w:ins w:id="314" w:author="Zoey Spitzer" w:date="2024-06-25T15:26:00Z">
        <w:r w:rsidR="00A155D6">
          <w:rPr>
            <w:rFonts w:ascii="Times New Roman" w:hAnsi="Times New Roman" w:cs="Times New Roman"/>
            <w:sz w:val="24"/>
            <w:szCs w:val="24"/>
          </w:rPr>
          <w:t>Green Space</w:t>
        </w:r>
      </w:ins>
    </w:p>
    <w:p w14:paraId="3A78E915" w14:textId="5B3E3A6F" w:rsidR="007D4E95" w:rsidRPr="00967DE4" w:rsidRDefault="007D4E95" w:rsidP="007D4E95">
      <w:pPr>
        <w:spacing w:line="360" w:lineRule="auto"/>
        <w:rPr>
          <w:rFonts w:ascii="Times New Roman" w:hAnsi="Times New Roman" w:cs="Times New Roman"/>
          <w:sz w:val="24"/>
          <w:szCs w:val="24"/>
        </w:rPr>
      </w:pPr>
      <w:r>
        <w:rPr>
          <w:rFonts w:ascii="Times New Roman" w:hAnsi="Times New Roman" w:cs="Times New Roman"/>
          <w:sz w:val="24"/>
          <w:szCs w:val="24"/>
        </w:rPr>
        <w:t xml:space="preserve">To isolate the different spreads of population density at each end of the lack of </w:t>
      </w:r>
      <w:ins w:id="315" w:author="Zoey Spitzer" w:date="2024-06-25T15:26:00Z">
        <w:r w:rsidR="00BC6C56">
          <w:rPr>
            <w:rFonts w:ascii="Times New Roman" w:hAnsi="Times New Roman" w:cs="Times New Roman"/>
            <w:sz w:val="24"/>
            <w:szCs w:val="24"/>
          </w:rPr>
          <w:t xml:space="preserve">green space </w:t>
        </w:r>
      </w:ins>
      <w:r>
        <w:rPr>
          <w:rFonts w:ascii="Times New Roman" w:hAnsi="Times New Roman" w:cs="Times New Roman"/>
          <w:sz w:val="24"/>
          <w:szCs w:val="24"/>
        </w:rPr>
        <w:t xml:space="preserve">and income variables, one could split the data into low and high population density subsets and compare results between the two groups. An interaction between population density and income may also be useful to determine whether low-income individuals are more exposed in rural versus urban areas and vice versa. Because of the distribution shape between population density and lack of natural or green landscape, it may be useful to explore taking the log of population density in the model. </w:t>
      </w:r>
    </w:p>
    <w:p w14:paraId="4B92AAE9" w14:textId="1B7B19FB" w:rsidR="007D4E95" w:rsidRDefault="007D13A4" w:rsidP="007D4E95">
      <w:pPr>
        <w:pStyle w:val="Heading2"/>
        <w:rPr>
          <w:rFonts w:ascii="Times New Roman" w:eastAsia="Times New Roman" w:hAnsi="Times New Roman" w:cs="Times New Roman"/>
          <w:color w:val="auto"/>
        </w:rPr>
      </w:pPr>
      <w:bookmarkStart w:id="316" w:name="_Toc168326756"/>
      <w:ins w:id="317" w:author="Zoey Spitzer" w:date="2024-06-25T12:26:00Z">
        <w:r w:rsidRPr="00CF6A99">
          <w:rPr>
            <w:rFonts w:ascii="Times New Roman" w:eastAsia="Times New Roman" w:hAnsi="Times New Roman" w:cs="Times New Roman"/>
            <w:b/>
            <w:bCs/>
            <w:color w:val="auto"/>
          </w:rPr>
          <w:t>*** BCG Read Carefully</w:t>
        </w:r>
        <w:r>
          <w:rPr>
            <w:rFonts w:ascii="Times New Roman" w:eastAsia="Times New Roman" w:hAnsi="Times New Roman" w:cs="Times New Roman"/>
            <w:color w:val="auto"/>
          </w:rPr>
          <w:t xml:space="preserve"> </w:t>
        </w:r>
      </w:ins>
      <w:r w:rsidR="007D4E95">
        <w:rPr>
          <w:rFonts w:ascii="Times New Roman" w:eastAsia="Times New Roman" w:hAnsi="Times New Roman" w:cs="Times New Roman"/>
          <w:color w:val="auto"/>
        </w:rPr>
        <w:t>Appendix C Lack of Natural or Green Landscape Error and Solution</w:t>
      </w:r>
      <w:bookmarkEnd w:id="316"/>
      <w:r w:rsidR="007D4E95">
        <w:rPr>
          <w:rStyle w:val="CommentReference"/>
          <w:rFonts w:ascii="Aptos" w:eastAsia="Aptos" w:hAnsi="Aptos" w:cs="Aptos"/>
          <w:color w:val="auto"/>
        </w:rPr>
        <w:annotationRef/>
      </w:r>
      <w:r w:rsidR="007D4E95">
        <w:rPr>
          <w:rStyle w:val="CommentReference"/>
          <w:rFonts w:ascii="Aptos" w:eastAsia="Aptos" w:hAnsi="Aptos" w:cs="Aptos"/>
          <w:color w:val="auto"/>
        </w:rPr>
        <w:annotationRef/>
      </w:r>
    </w:p>
    <w:p w14:paraId="54B39625" w14:textId="7D54AA42" w:rsidR="007D4E95" w:rsidRDefault="007D4E95" w:rsidP="007D4E95">
      <w:pPr>
        <w:spacing w:line="360" w:lineRule="auto"/>
        <w:rPr>
          <w:rFonts w:ascii="Times New Roman" w:hAnsi="Times New Roman" w:cs="Times New Roman"/>
        </w:rPr>
      </w:pPr>
      <w:r w:rsidRPr="00647D2E">
        <w:rPr>
          <w:rFonts w:ascii="Times New Roman" w:hAnsi="Times New Roman" w:cs="Times New Roman"/>
        </w:rPr>
        <w:t xml:space="preserve">This section describes an issue faced with the CEJST’s lack of green space variable and how this paper corrected the error. </w:t>
      </w:r>
      <w:r>
        <w:rPr>
          <w:rFonts w:ascii="Times New Roman" w:hAnsi="Times New Roman" w:cs="Times New Roman"/>
        </w:rPr>
        <w:t>The data set used in this study is Version 1.0 released on November 22, 2022. This version uses 2010 census tract boundaries to align with the 2019 census data and lack of green space</w:t>
      </w:r>
      <w:ins w:id="318" w:author="Zoey Spitzer" w:date="2024-06-25T15:26:00Z">
        <w:r w:rsidR="00BC6C56">
          <w:rPr>
            <w:rFonts w:ascii="Times New Roman" w:hAnsi="Times New Roman" w:cs="Times New Roman"/>
          </w:rPr>
          <w:t>.</w:t>
        </w:r>
      </w:ins>
    </w:p>
    <w:p w14:paraId="0893D9B1" w14:textId="77777777" w:rsidR="007D4E95" w:rsidRDefault="007D4E95" w:rsidP="007D4E95">
      <w:pPr>
        <w:spacing w:line="360" w:lineRule="auto"/>
        <w:rPr>
          <w:rFonts w:ascii="Times New Roman" w:hAnsi="Times New Roman" w:cs="Times New Roman"/>
        </w:rPr>
      </w:pPr>
      <w:r>
        <w:rPr>
          <w:rFonts w:ascii="Times New Roman" w:hAnsi="Times New Roman" w:cs="Times New Roman"/>
        </w:rPr>
        <w:t>The lack of green space variable in the CEJST data is defined by the Multi Resolution Land Characteristics (MRLC) consortium to be the percent of a tract that is impervious surface or cropland (MRLC, 2019). However, in the CEJST’s “How to use the list of communities” document, the table with variable definitions describes the lack of green space variable as excluding cropland. The latter definition has been confirmed incorrect after conferring with the CEJST through their support email (</w:t>
      </w:r>
      <w:r w:rsidRPr="00110620">
        <w:rPr>
          <w:rFonts w:ascii="Times New Roman" w:hAnsi="Times New Roman" w:cs="Times New Roman"/>
        </w:rPr>
        <w:t>U.S. Executive Office of the President Council on Environmental Quality, 2022)</w:t>
      </w:r>
      <w:r>
        <w:rPr>
          <w:rFonts w:ascii="Times New Roman" w:hAnsi="Times New Roman" w:cs="Times New Roman"/>
        </w:rPr>
        <w:t xml:space="preserve">. Thus, the original definition from the MRLC is correct and was confirmed by the CEJST team as well as staff at the Trust for Public Land. </w:t>
      </w:r>
    </w:p>
    <w:p w14:paraId="2B132362" w14:textId="77777777" w:rsidR="007D4E95" w:rsidRPr="00647D2E" w:rsidRDefault="007D4E95" w:rsidP="007D4E95">
      <w:pPr>
        <w:spacing w:line="360" w:lineRule="auto"/>
        <w:rPr>
          <w:rFonts w:ascii="Times New Roman" w:hAnsi="Times New Roman" w:cs="Times New Roman"/>
        </w:rPr>
      </w:pPr>
      <w:r>
        <w:rPr>
          <w:rFonts w:ascii="Times New Roman" w:hAnsi="Times New Roman" w:cs="Times New Roman"/>
        </w:rPr>
        <w:t xml:space="preserve">Additionally, the lack of green space variable in the CEJST data is formatted incorrectly. The variable is supposed to be a percent but has many </w:t>
      </w:r>
      <w:proofErr w:type="gramStart"/>
      <w:r>
        <w:rPr>
          <w:rFonts w:ascii="Times New Roman" w:hAnsi="Times New Roman" w:cs="Times New Roman"/>
        </w:rPr>
        <w:t>four and three digit</w:t>
      </w:r>
      <w:proofErr w:type="gramEnd"/>
      <w:r>
        <w:rPr>
          <w:rFonts w:ascii="Times New Roman" w:hAnsi="Times New Roman" w:cs="Times New Roman"/>
        </w:rPr>
        <w:t xml:space="preserve"> values with no decimals, for example, leaving us to question how to interpret the lack of green space variable as a percentage. After consulting the CEJST team and Dale Watt, GIS project manager at the Trust for Public Land, we conclude there is a decimal missing in each observation. To correct for this, we add zeros at the front of each observation to format all observations as four digits long. Then, we add a decimal between the first two and last two digits. We then compare a number of observations with Dale’s data and find the formatting and observations to be consistent. </w:t>
      </w:r>
    </w:p>
    <w:p w14:paraId="7DF654AA" w14:textId="77777777" w:rsidR="007D4E95" w:rsidRPr="007D4E95" w:rsidRDefault="007D4E95" w:rsidP="00402B09">
      <w:pPr>
        <w:pStyle w:val="EndnoteText"/>
        <w:rPr>
          <w:rFonts w:ascii="Times New Roman" w:hAnsi="Times New Roman" w:cs="Times New Roman"/>
          <w:sz w:val="24"/>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0ED2C1" w14:textId="77777777" w:rsidR="003E656B" w:rsidRDefault="003E656B" w:rsidP="00402B09">
      <w:pPr>
        <w:spacing w:after="0" w:line="240" w:lineRule="auto"/>
      </w:pPr>
      <w:r>
        <w:separator/>
      </w:r>
    </w:p>
  </w:footnote>
  <w:footnote w:type="continuationSeparator" w:id="0">
    <w:p w14:paraId="502A674E" w14:textId="77777777" w:rsidR="003E656B" w:rsidRDefault="003E656B" w:rsidP="00402B09">
      <w:pPr>
        <w:spacing w:after="0" w:line="240" w:lineRule="auto"/>
      </w:pPr>
      <w:r>
        <w:continuationSeparator/>
      </w:r>
    </w:p>
  </w:footnote>
  <w:footnote w:id="1">
    <w:p w14:paraId="2B3A31B9" w14:textId="5E40EE1E" w:rsidR="00FE5D70" w:rsidRDefault="00FE5D70">
      <w:pPr>
        <w:pStyle w:val="FootnoteText"/>
      </w:pPr>
      <w:ins w:id="64" w:author="Zoey Spitzer" w:date="2024-06-25T15:00:00Z">
        <w:r w:rsidRPr="00F17DBE">
          <w:rPr>
            <w:rStyle w:val="FootnoteReference"/>
          </w:rPr>
          <w:footnoteRef/>
        </w:r>
        <w:r w:rsidRPr="00F17DBE">
          <w:t xml:space="preserve"> </w:t>
        </w:r>
        <w:r w:rsidRPr="00407617">
          <w:rPr>
            <w:rFonts w:ascii="Times New Roman" w:hAnsi="Times New Roman" w:cs="Times New Roman"/>
            <w:sz w:val="18"/>
            <w:szCs w:val="18"/>
          </w:rPr>
          <w:t>Waters from the basin also are important to northwestern Mexico</w:t>
        </w:r>
      </w:ins>
      <w:r w:rsidR="00890E98">
        <w:rPr>
          <w:rFonts w:ascii="Times New Roman" w:hAnsi="Times New Roman" w:cs="Times New Roman"/>
          <w:sz w:val="18"/>
          <w:szCs w:val="18"/>
        </w:rPr>
        <w:t>.</w:t>
      </w:r>
      <w:ins w:id="65" w:author="Zoey Spitzer" w:date="2024-06-25T15:00:00Z">
        <w:r w:rsidRPr="00407617">
          <w:rPr>
            <w:rFonts w:ascii="Times New Roman" w:hAnsi="Times New Roman" w:cs="Times New Roman"/>
            <w:sz w:val="18"/>
            <w:szCs w:val="18"/>
          </w:rPr>
          <w:t xml:space="preserve"> </w:t>
        </w:r>
      </w:ins>
      <w:r w:rsidR="00890E98">
        <w:rPr>
          <w:rFonts w:ascii="Times New Roman" w:hAnsi="Times New Roman" w:cs="Times New Roman"/>
          <w:sz w:val="18"/>
          <w:szCs w:val="18"/>
        </w:rPr>
        <w:t>T</w:t>
      </w:r>
      <w:ins w:id="66" w:author="Zoey Spitzer" w:date="2024-06-25T15:00:00Z">
        <w:r w:rsidRPr="00407617">
          <w:rPr>
            <w:rFonts w:ascii="Times New Roman" w:hAnsi="Times New Roman" w:cs="Times New Roman"/>
            <w:sz w:val="18"/>
            <w:szCs w:val="18"/>
          </w:rPr>
          <w:t xml:space="preserve">hat area is not included in this analysis focused on </w:t>
        </w:r>
      </w:ins>
      <w:ins w:id="67" w:author="Zoey Spitzer" w:date="2024-06-25T18:57:00Z">
        <w:r w:rsidR="004139F6">
          <w:rPr>
            <w:rFonts w:ascii="Times New Roman" w:hAnsi="Times New Roman" w:cs="Times New Roman"/>
            <w:sz w:val="18"/>
            <w:szCs w:val="18"/>
          </w:rPr>
          <w:t>EJ</w:t>
        </w:r>
      </w:ins>
      <w:ins w:id="68" w:author="Zoey Spitzer" w:date="2024-06-25T15:00:00Z">
        <w:r w:rsidRPr="00407617">
          <w:rPr>
            <w:rFonts w:ascii="Times New Roman" w:hAnsi="Times New Roman" w:cs="Times New Roman"/>
            <w:sz w:val="18"/>
            <w:szCs w:val="18"/>
          </w:rPr>
          <w:t xml:space="preserve"> in the southwestern U.S</w:t>
        </w:r>
      </w:ins>
      <w:ins w:id="69" w:author="Zoey Spitzer" w:date="2024-06-25T15:01:00Z">
        <w:r w:rsidRPr="00407617">
          <w:rPr>
            <w:rFonts w:ascii="Times New Roman" w:hAnsi="Times New Roman" w:cs="Times New Roman"/>
            <w:sz w:val="18"/>
            <w:szCs w:val="18"/>
          </w:rPr>
          <w:t>.</w:t>
        </w:r>
      </w:ins>
      <w:r w:rsidR="00890E98">
        <w:rPr>
          <w:rFonts w:ascii="Times New Roman" w:hAnsi="Times New Roman" w:cs="Times New Roman"/>
          <w:sz w:val="18"/>
          <w:szCs w:val="18"/>
        </w:rPr>
        <w:t xml:space="preserve"> and using spatial demographic and environmental data not currently available in Mexico.</w:t>
      </w:r>
    </w:p>
  </w:footnote>
  <w:footnote w:id="2">
    <w:p w14:paraId="6CFEB769" w14:textId="041604CF" w:rsidR="00F17DBE" w:rsidRPr="004C0CDF" w:rsidRDefault="00F17DBE">
      <w:pPr>
        <w:pStyle w:val="FootnoteText"/>
        <w:rPr>
          <w:sz w:val="18"/>
          <w:szCs w:val="18"/>
        </w:rPr>
      </w:pPr>
      <w:ins w:id="77" w:author="Zoey Spitzer" w:date="2024-06-25T15:03:00Z">
        <w:r>
          <w:rPr>
            <w:rStyle w:val="FootnoteReference"/>
          </w:rPr>
          <w:footnoteRef/>
        </w:r>
        <w:r>
          <w:t xml:space="preserve"> </w:t>
        </w:r>
        <w:r w:rsidRPr="004C0CDF">
          <w:rPr>
            <w:rFonts w:ascii="Times New Roman" w:hAnsi="Times New Roman" w:cs="Times New Roman"/>
            <w:sz w:val="18"/>
            <w:szCs w:val="18"/>
          </w:rPr>
          <w:t>Lack of data prevents inclusion in our study of other contributors to water contamination.</w:t>
        </w:r>
      </w:ins>
    </w:p>
  </w:footnote>
  <w:footnote w:id="3">
    <w:p w14:paraId="2DC55761" w14:textId="2D616EE8" w:rsidR="00402B09" w:rsidRDefault="00402B09" w:rsidP="00402B09">
      <w:pPr>
        <w:pStyle w:val="FootnoteText"/>
      </w:pPr>
      <w:r>
        <w:rPr>
          <w:rStyle w:val="FootnoteReference"/>
        </w:rPr>
        <w:footnoteRef/>
      </w:r>
      <w:r>
        <w:t xml:space="preserve"> </w:t>
      </w:r>
      <w:r w:rsidRPr="00943E4E">
        <w:rPr>
          <w:rStyle w:val="cf01"/>
          <w:rFonts w:ascii="Times New Roman" w:hAnsi="Times New Roman" w:cs="Times New Roman"/>
        </w:rPr>
        <w:t>This material was reproduced from groundwater.org with the permission of The Groundwater Foundation. © The Groundwater Foundation. All Rights Reserved</w:t>
      </w:r>
      <w:r w:rsidRPr="007A27D0">
        <w:rPr>
          <w:rStyle w:val="cf01"/>
          <w:rFonts w:ascii="Times New Roman" w:hAnsi="Times New Roman" w:cs="Times New Roman"/>
          <w:sz w:val="20"/>
          <w:szCs w:val="20"/>
        </w:rPr>
        <w:t>.</w:t>
      </w:r>
      <w:r w:rsidR="007A27D0" w:rsidRPr="007A27D0">
        <w:rPr>
          <w:rStyle w:val="cf01"/>
          <w:rFonts w:ascii="Times New Roman" w:hAnsi="Times New Roman" w:cs="Times New Roman"/>
          <w:sz w:val="20"/>
          <w:szCs w:val="20"/>
        </w:rPr>
        <w:t xml:space="preserve"> </w:t>
      </w:r>
      <w:hyperlink r:id="rId1" w:history="1">
        <w:r w:rsidR="007A27D0" w:rsidRPr="007A27D0">
          <w:rPr>
            <w:rFonts w:ascii="Times New Roman" w:eastAsiaTheme="minorHAnsi" w:hAnsi="Times New Roman" w:cs="Times New Roman"/>
            <w:color w:val="094FD1"/>
            <w:sz w:val="18"/>
            <w:szCs w:val="18"/>
            <w:u w:val="single" w:color="094FD1"/>
            <w14:ligatures w14:val="standardContextual"/>
          </w:rPr>
          <w:t>https://groundwater.org/terms-of-use/</w:t>
        </w:r>
      </w:hyperlink>
    </w:p>
  </w:footnote>
  <w:footnote w:id="4">
    <w:p w14:paraId="06B5DE50" w14:textId="77777777" w:rsidR="00402B09" w:rsidRDefault="00402B09" w:rsidP="00402B09">
      <w:pPr>
        <w:pStyle w:val="FootnoteText"/>
      </w:pPr>
      <w:r>
        <w:rPr>
          <w:rStyle w:val="FootnoteReference"/>
        </w:rPr>
        <w:footnoteRef/>
      </w:r>
      <w:r>
        <w:t xml:space="preserve"> The correlation coefficients are calculated using the Pearson correlation formula. The formula is </w:t>
      </w:r>
      <m:oMath>
        <m:r>
          <w:rPr>
            <w:rFonts w:ascii="Cambria Math" w:hAnsi="Cambria Math"/>
          </w:rPr>
          <m:t>r=</m:t>
        </m:r>
        <m:f>
          <m:fPr>
            <m:ctrlPr>
              <w:ins w:id="164" w:author="Colby, Bonnie G - (bcolby)" w:date="2024-07-01T15:43:00Z">
                <w:rPr>
                  <w:rFonts w:ascii="Cambria Math" w:hAnsi="Cambria Math"/>
                  <w:i/>
                </w:rPr>
              </w:ins>
            </m:ctrlPr>
          </m:fPr>
          <m:num>
            <m:nary>
              <m:naryPr>
                <m:chr m:val="∑"/>
                <m:limLoc m:val="undOvr"/>
                <m:subHide m:val="1"/>
                <m:supHide m:val="1"/>
                <m:ctrlPr>
                  <w:ins w:id="165" w:author="Colby, Bonnie G - (bcolby)" w:date="2024-07-01T15:43:00Z">
                    <w:rPr>
                      <w:rFonts w:ascii="Cambria Math" w:hAnsi="Cambria Math"/>
                      <w:i/>
                    </w:rPr>
                  </w:ins>
                </m:ctrlPr>
              </m:naryPr>
              <m:sub/>
              <m:sup/>
              <m:e>
                <m:r>
                  <w:rPr>
                    <w:rFonts w:ascii="Cambria Math" w:hAnsi="Cambria Math"/>
                  </w:rPr>
                  <m:t>(x-</m:t>
                </m:r>
                <m:acc>
                  <m:accPr>
                    <m:chr m:val="̅"/>
                    <m:ctrlPr>
                      <w:ins w:id="166" w:author="Colby, Bonnie G - (bcolby)" w:date="2024-07-01T15:43:00Z">
                        <w:rPr>
                          <w:rFonts w:ascii="Cambria Math" w:hAnsi="Cambria Math"/>
                          <w:i/>
                        </w:rPr>
                      </w:ins>
                    </m:ctrlPr>
                  </m:accPr>
                  <m:e>
                    <m:r>
                      <w:rPr>
                        <w:rFonts w:ascii="Cambria Math" w:hAnsi="Cambria Math"/>
                      </w:rPr>
                      <m:t>x</m:t>
                    </m:r>
                  </m:e>
                </m:acc>
                <m:r>
                  <w:rPr>
                    <w:rFonts w:ascii="Cambria Math" w:hAnsi="Cambria Math"/>
                  </w:rPr>
                  <m:t>)(y-</m:t>
                </m:r>
                <m:acc>
                  <m:accPr>
                    <m:chr m:val="̅"/>
                    <m:ctrlPr>
                      <w:ins w:id="167" w:author="Colby, Bonnie G - (bcolby)" w:date="2024-07-01T15:43:00Z">
                        <w:rPr>
                          <w:rFonts w:ascii="Cambria Math" w:hAnsi="Cambria Math"/>
                          <w:i/>
                        </w:rPr>
                      </w:ins>
                    </m:ctrlPr>
                  </m:accPr>
                  <m:e>
                    <m:r>
                      <w:rPr>
                        <w:rFonts w:ascii="Cambria Math" w:hAnsi="Cambria Math"/>
                      </w:rPr>
                      <m:t>y</m:t>
                    </m:r>
                  </m:e>
                </m:acc>
                <m:r>
                  <w:rPr>
                    <w:rFonts w:ascii="Cambria Math" w:hAnsi="Cambria Math"/>
                  </w:rPr>
                  <m:t>)</m:t>
                </m:r>
              </m:e>
            </m:nary>
          </m:num>
          <m:den>
            <m:rad>
              <m:radPr>
                <m:degHide m:val="1"/>
                <m:ctrlPr>
                  <w:ins w:id="168" w:author="Colby, Bonnie G - (bcolby)" w:date="2024-07-01T15:43:00Z">
                    <w:rPr>
                      <w:rFonts w:ascii="Cambria Math" w:hAnsi="Cambria Math"/>
                      <w:i/>
                    </w:rPr>
                  </w:ins>
                </m:ctrlPr>
              </m:radPr>
              <m:deg/>
              <m:e>
                <m:nary>
                  <m:naryPr>
                    <m:chr m:val="∑"/>
                    <m:limLoc m:val="undOvr"/>
                    <m:subHide m:val="1"/>
                    <m:supHide m:val="1"/>
                    <m:ctrlPr>
                      <w:ins w:id="169" w:author="Colby, Bonnie G - (bcolby)" w:date="2024-07-01T15:43:00Z">
                        <w:rPr>
                          <w:rFonts w:ascii="Cambria Math" w:hAnsi="Cambria Math"/>
                          <w:i/>
                        </w:rPr>
                      </w:ins>
                    </m:ctrlPr>
                  </m:naryPr>
                  <m:sub/>
                  <m:sup/>
                  <m:e>
                    <m:sSup>
                      <m:sSupPr>
                        <m:ctrlPr>
                          <w:ins w:id="170" w:author="Colby, Bonnie G - (bcolby)" w:date="2024-07-01T15:43:00Z">
                            <w:rPr>
                              <w:rFonts w:ascii="Cambria Math" w:hAnsi="Cambria Math"/>
                              <w:i/>
                            </w:rPr>
                          </w:ins>
                        </m:ctrlPr>
                      </m:sSupPr>
                      <m:e>
                        <m:d>
                          <m:dPr>
                            <m:ctrlPr>
                              <w:ins w:id="171" w:author="Colby, Bonnie G - (bcolby)" w:date="2024-07-01T15:43:00Z">
                                <w:rPr>
                                  <w:rFonts w:ascii="Cambria Math" w:hAnsi="Cambria Math"/>
                                  <w:i/>
                                </w:rPr>
                              </w:ins>
                            </m:ctrlPr>
                          </m:dPr>
                          <m:e>
                            <m:r>
                              <w:rPr>
                                <w:rFonts w:ascii="Cambria Math" w:hAnsi="Cambria Math"/>
                              </w:rPr>
                              <m:t>x-</m:t>
                            </m:r>
                            <m:acc>
                              <m:accPr>
                                <m:chr m:val="̅"/>
                                <m:ctrlPr>
                                  <w:ins w:id="172" w:author="Colby, Bonnie G - (bcolby)" w:date="2024-07-01T15:43:00Z">
                                    <w:rPr>
                                      <w:rFonts w:ascii="Cambria Math" w:hAnsi="Cambria Math"/>
                                      <w:i/>
                                    </w:rPr>
                                  </w:ins>
                                </m:ctrlPr>
                              </m:accPr>
                              <m:e>
                                <m:r>
                                  <w:rPr>
                                    <w:rFonts w:ascii="Cambria Math" w:hAnsi="Cambria Math"/>
                                  </w:rPr>
                                  <m:t>x</m:t>
                                </m:r>
                              </m:e>
                            </m:acc>
                          </m:e>
                        </m:d>
                      </m:e>
                      <m:sup>
                        <m:r>
                          <w:rPr>
                            <w:rFonts w:ascii="Cambria Math" w:hAnsi="Cambria Math"/>
                          </w:rPr>
                          <m:t>2</m:t>
                        </m:r>
                      </m:sup>
                    </m:sSup>
                  </m:e>
                </m:nary>
                <m:nary>
                  <m:naryPr>
                    <m:chr m:val="∑"/>
                    <m:limLoc m:val="undOvr"/>
                    <m:subHide m:val="1"/>
                    <m:supHide m:val="1"/>
                    <m:ctrlPr>
                      <w:ins w:id="173" w:author="Colby, Bonnie G - (bcolby)" w:date="2024-07-01T15:43:00Z">
                        <w:rPr>
                          <w:rFonts w:ascii="Cambria Math" w:hAnsi="Cambria Math"/>
                          <w:i/>
                        </w:rPr>
                      </w:ins>
                    </m:ctrlPr>
                  </m:naryPr>
                  <m:sub/>
                  <m:sup/>
                  <m:e>
                    <m:sSup>
                      <m:sSupPr>
                        <m:ctrlPr>
                          <w:ins w:id="174" w:author="Colby, Bonnie G - (bcolby)" w:date="2024-07-01T15:43:00Z">
                            <w:rPr>
                              <w:rFonts w:ascii="Cambria Math" w:hAnsi="Cambria Math"/>
                              <w:i/>
                            </w:rPr>
                          </w:ins>
                        </m:ctrlPr>
                      </m:sSupPr>
                      <m:e>
                        <m:d>
                          <m:dPr>
                            <m:ctrlPr>
                              <w:ins w:id="175" w:author="Colby, Bonnie G - (bcolby)" w:date="2024-07-01T15:43:00Z">
                                <w:rPr>
                                  <w:rFonts w:ascii="Cambria Math" w:hAnsi="Cambria Math"/>
                                  <w:i/>
                                </w:rPr>
                              </w:ins>
                            </m:ctrlPr>
                          </m:dPr>
                          <m:e>
                            <m:r>
                              <w:rPr>
                                <w:rFonts w:ascii="Cambria Math" w:hAnsi="Cambria Math"/>
                              </w:rPr>
                              <m:t>y-</m:t>
                            </m:r>
                            <m:acc>
                              <m:accPr>
                                <m:chr m:val="̅"/>
                                <m:ctrlPr>
                                  <w:ins w:id="176" w:author="Colby, Bonnie G - (bcolby)" w:date="2024-07-01T15:43:00Z">
                                    <w:rPr>
                                      <w:rFonts w:ascii="Cambria Math" w:hAnsi="Cambria Math"/>
                                      <w:i/>
                                    </w:rPr>
                                  </w:ins>
                                </m:ctrlPr>
                              </m:accPr>
                              <m:e>
                                <m:r>
                                  <w:rPr>
                                    <w:rFonts w:ascii="Cambria Math" w:hAnsi="Cambria Math"/>
                                  </w:rPr>
                                  <m:t>y</m:t>
                                </m:r>
                              </m:e>
                            </m:acc>
                          </m:e>
                        </m:d>
                      </m:e>
                      <m:sup>
                        <m:r>
                          <w:rPr>
                            <w:rFonts w:ascii="Cambria Math" w:hAnsi="Cambria Math"/>
                          </w:rPr>
                          <m:t>2</m:t>
                        </m:r>
                      </m:sup>
                    </m:sSup>
                  </m:e>
                </m:nary>
              </m:e>
            </m:rad>
          </m:den>
        </m:f>
      </m:oMath>
      <w:r>
        <w:t xml:space="preserve"> where </w:t>
      </w:r>
      <m:oMath>
        <m:acc>
          <m:accPr>
            <m:chr m:val="̅"/>
            <m:ctrlPr>
              <w:ins w:id="177" w:author="Colby, Bonnie G - (bcolby)" w:date="2024-07-01T15:43:00Z">
                <w:rPr>
                  <w:rFonts w:ascii="Cambria Math" w:hAnsi="Cambria Math"/>
                  <w:i/>
                </w:rPr>
              </w:ins>
            </m:ctrlPr>
          </m:accPr>
          <m:e>
            <m:r>
              <w:rPr>
                <w:rFonts w:ascii="Cambria Math" w:hAnsi="Cambria Math"/>
              </w:rPr>
              <m:t>x</m:t>
            </m:r>
          </m:e>
        </m:acc>
      </m:oMath>
      <w:r>
        <w:t xml:space="preserve"> and </w:t>
      </w:r>
      <m:oMath>
        <m:acc>
          <m:accPr>
            <m:chr m:val="̅"/>
            <m:ctrlPr>
              <w:ins w:id="178" w:author="Colby, Bonnie G - (bcolby)" w:date="2024-07-01T15:43:00Z">
                <w:rPr>
                  <w:rFonts w:ascii="Cambria Math" w:hAnsi="Cambria Math"/>
                  <w:i/>
                </w:rPr>
              </w:ins>
            </m:ctrlPr>
          </m:accPr>
          <m:e>
            <m:r>
              <w:rPr>
                <w:rFonts w:ascii="Cambria Math" w:hAnsi="Cambria Math"/>
              </w:rPr>
              <m:t>y</m:t>
            </m:r>
          </m:e>
        </m:acc>
      </m:oMath>
      <w:r>
        <w:t xml:space="preserve"> are the means of the x and y variables. This method assumes linear relationships between the variables. The correlation coefficient of 0.25 between Hispanic and Leaky UST contrasted with -0.29 for White (Non-Hispanic) means that census tracts with a higher proportion of Hispanic populations are more likely to have a higher leaky UST density compared to census tracts with a higher proportion of White (Non-Hispanic) populations. </w:t>
      </w:r>
    </w:p>
  </w:footnote>
  <w:footnote w:id="5">
    <w:p w14:paraId="00C1FB18" w14:textId="66289263" w:rsidR="005C430E" w:rsidRDefault="005C430E">
      <w:pPr>
        <w:pStyle w:val="FootnoteText"/>
      </w:pPr>
      <w:ins w:id="207" w:author="Zoey Spitzer" w:date="2024-08-18T13:20:00Z" w16du:dateUtc="2024-08-18T17:20:00Z">
        <w:r>
          <w:rPr>
            <w:rStyle w:val="FootnoteReference"/>
          </w:rPr>
          <w:footnoteRef/>
        </w:r>
        <w:r>
          <w:t xml:space="preserve"> </w:t>
        </w:r>
        <w:r w:rsidRPr="005C430E">
          <w:t>The Breusch-Pagan test statistics indicate heteroskedasticity is found likely present in all the models. To correct for this, all models in table 2 are run with White’s standard errors</w:t>
        </w:r>
        <w:r>
          <w:t>.</w:t>
        </w:r>
      </w:ins>
    </w:p>
  </w:footnote>
  <w:footnote w:id="6">
    <w:p w14:paraId="3F204074" w14:textId="2796FDA6" w:rsidR="005C430E" w:rsidRDefault="005C430E">
      <w:pPr>
        <w:pStyle w:val="FootnoteText"/>
      </w:pPr>
      <w:ins w:id="214" w:author="Zoey Spitzer" w:date="2024-08-18T13:21:00Z" w16du:dateUtc="2024-08-18T17:21:00Z">
        <w:r>
          <w:rPr>
            <w:rStyle w:val="FootnoteReference"/>
          </w:rPr>
          <w:footnoteRef/>
        </w:r>
        <w:r>
          <w:t xml:space="preserve"> </w:t>
        </w:r>
        <w:r w:rsidRPr="005C430E">
          <w:t>The incomplete plumbing model has a relatively low R^2, unsurprising as only 0.5% of all households in the ARCRW have incomplete indoor plumbing. The low R^2 for the Leaky UST model suggests there are unobservable factors contributing to the density of leaky USTs.</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F64DCE"/>
    <w:multiLevelType w:val="multilevel"/>
    <w:tmpl w:val="19346698"/>
    <w:lvl w:ilvl="0">
      <w:start w:val="1"/>
      <w:numFmt w:val="bullet"/>
      <w:lvlText w:val="●"/>
      <w:lvlJc w:val="left"/>
      <w:pPr>
        <w:ind w:left="360" w:hanging="360"/>
      </w:pPr>
      <w:rPr>
        <w:rFonts w:ascii="Noto Sans Symbols" w:eastAsia="Noto Sans Symbols" w:hAnsi="Noto Sans Symbols" w:cs="Noto Sans Symbols"/>
        <w:sz w:val="24"/>
        <w:szCs w:val="24"/>
      </w:rPr>
    </w:lvl>
    <w:lvl w:ilvl="1">
      <w:start w:val="1"/>
      <w:numFmt w:val="decimal"/>
      <w:lvlText w:val="%2."/>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28C07ADE"/>
    <w:multiLevelType w:val="hybridMultilevel"/>
    <w:tmpl w:val="DA021224"/>
    <w:lvl w:ilvl="0" w:tplc="2B26CF12">
      <w:start w:val="1"/>
      <w:numFmt w:val="bullet"/>
      <w:lvlText w:val="•"/>
      <w:lvlJc w:val="left"/>
      <w:pPr>
        <w:tabs>
          <w:tab w:val="num" w:pos="720"/>
        </w:tabs>
        <w:ind w:left="720" w:hanging="360"/>
      </w:pPr>
      <w:rPr>
        <w:rFonts w:ascii="Times New Roman" w:hAnsi="Times New Roman" w:hint="default"/>
      </w:rPr>
    </w:lvl>
    <w:lvl w:ilvl="1" w:tplc="94C6DF1C" w:tentative="1">
      <w:start w:val="1"/>
      <w:numFmt w:val="bullet"/>
      <w:lvlText w:val="•"/>
      <w:lvlJc w:val="left"/>
      <w:pPr>
        <w:tabs>
          <w:tab w:val="num" w:pos="1440"/>
        </w:tabs>
        <w:ind w:left="1440" w:hanging="360"/>
      </w:pPr>
      <w:rPr>
        <w:rFonts w:ascii="Times New Roman" w:hAnsi="Times New Roman" w:hint="default"/>
      </w:rPr>
    </w:lvl>
    <w:lvl w:ilvl="2" w:tplc="F32A199C" w:tentative="1">
      <w:start w:val="1"/>
      <w:numFmt w:val="bullet"/>
      <w:lvlText w:val="•"/>
      <w:lvlJc w:val="left"/>
      <w:pPr>
        <w:tabs>
          <w:tab w:val="num" w:pos="2160"/>
        </w:tabs>
        <w:ind w:left="2160" w:hanging="360"/>
      </w:pPr>
      <w:rPr>
        <w:rFonts w:ascii="Times New Roman" w:hAnsi="Times New Roman" w:hint="default"/>
      </w:rPr>
    </w:lvl>
    <w:lvl w:ilvl="3" w:tplc="D7B60C16" w:tentative="1">
      <w:start w:val="1"/>
      <w:numFmt w:val="bullet"/>
      <w:lvlText w:val="•"/>
      <w:lvlJc w:val="left"/>
      <w:pPr>
        <w:tabs>
          <w:tab w:val="num" w:pos="2880"/>
        </w:tabs>
        <w:ind w:left="2880" w:hanging="360"/>
      </w:pPr>
      <w:rPr>
        <w:rFonts w:ascii="Times New Roman" w:hAnsi="Times New Roman" w:hint="default"/>
      </w:rPr>
    </w:lvl>
    <w:lvl w:ilvl="4" w:tplc="16923F98" w:tentative="1">
      <w:start w:val="1"/>
      <w:numFmt w:val="bullet"/>
      <w:lvlText w:val="•"/>
      <w:lvlJc w:val="left"/>
      <w:pPr>
        <w:tabs>
          <w:tab w:val="num" w:pos="3600"/>
        </w:tabs>
        <w:ind w:left="3600" w:hanging="360"/>
      </w:pPr>
      <w:rPr>
        <w:rFonts w:ascii="Times New Roman" w:hAnsi="Times New Roman" w:hint="default"/>
      </w:rPr>
    </w:lvl>
    <w:lvl w:ilvl="5" w:tplc="2840A6C2" w:tentative="1">
      <w:start w:val="1"/>
      <w:numFmt w:val="bullet"/>
      <w:lvlText w:val="•"/>
      <w:lvlJc w:val="left"/>
      <w:pPr>
        <w:tabs>
          <w:tab w:val="num" w:pos="4320"/>
        </w:tabs>
        <w:ind w:left="4320" w:hanging="360"/>
      </w:pPr>
      <w:rPr>
        <w:rFonts w:ascii="Times New Roman" w:hAnsi="Times New Roman" w:hint="default"/>
      </w:rPr>
    </w:lvl>
    <w:lvl w:ilvl="6" w:tplc="D362EC80" w:tentative="1">
      <w:start w:val="1"/>
      <w:numFmt w:val="bullet"/>
      <w:lvlText w:val="•"/>
      <w:lvlJc w:val="left"/>
      <w:pPr>
        <w:tabs>
          <w:tab w:val="num" w:pos="5040"/>
        </w:tabs>
        <w:ind w:left="5040" w:hanging="360"/>
      </w:pPr>
      <w:rPr>
        <w:rFonts w:ascii="Times New Roman" w:hAnsi="Times New Roman" w:hint="default"/>
      </w:rPr>
    </w:lvl>
    <w:lvl w:ilvl="7" w:tplc="7018E22A" w:tentative="1">
      <w:start w:val="1"/>
      <w:numFmt w:val="bullet"/>
      <w:lvlText w:val="•"/>
      <w:lvlJc w:val="left"/>
      <w:pPr>
        <w:tabs>
          <w:tab w:val="num" w:pos="5760"/>
        </w:tabs>
        <w:ind w:left="5760" w:hanging="360"/>
      </w:pPr>
      <w:rPr>
        <w:rFonts w:ascii="Times New Roman" w:hAnsi="Times New Roman" w:hint="default"/>
      </w:rPr>
    </w:lvl>
    <w:lvl w:ilvl="8" w:tplc="F1BC48A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4DC25358"/>
    <w:multiLevelType w:val="hybridMultilevel"/>
    <w:tmpl w:val="93386992"/>
    <w:lvl w:ilvl="0" w:tplc="46A6AC4C">
      <w:start w:val="1"/>
      <w:numFmt w:val="bullet"/>
      <w:lvlText w:val="-"/>
      <w:lvlJc w:val="left"/>
      <w:pPr>
        <w:ind w:left="720" w:hanging="360"/>
      </w:pPr>
      <w:rPr>
        <w:rFonts w:ascii="Times New Roman" w:eastAsia="Aptos"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B528EA"/>
    <w:multiLevelType w:val="multilevel"/>
    <w:tmpl w:val="CBE6D5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B6F4A13"/>
    <w:multiLevelType w:val="multilevel"/>
    <w:tmpl w:val="0D58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90080954">
    <w:abstractNumId w:val="3"/>
  </w:num>
  <w:num w:numId="2" w16cid:durableId="2135366100">
    <w:abstractNumId w:val="0"/>
  </w:num>
  <w:num w:numId="3" w16cid:durableId="443622563">
    <w:abstractNumId w:val="1"/>
  </w:num>
  <w:num w:numId="4" w16cid:durableId="118425941">
    <w:abstractNumId w:val="2"/>
  </w:num>
  <w:num w:numId="5" w16cid:durableId="59867768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olby, Bonnie G - (bcolby)">
    <w15:presenceInfo w15:providerId="AD" w15:userId="S::bcolby@arizona.edu::871a6d85-5753-4549-a320-ee2034dd8364"/>
  </w15:person>
  <w15:person w15:author="Zoey Spitzer">
    <w15:presenceInfo w15:providerId="Windows Live" w15:userId="4ec38ccf076f7c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9D0"/>
    <w:rsid w:val="00000AE3"/>
    <w:rsid w:val="00015549"/>
    <w:rsid w:val="00030C85"/>
    <w:rsid w:val="00033F8A"/>
    <w:rsid w:val="00035799"/>
    <w:rsid w:val="0003668B"/>
    <w:rsid w:val="0004503D"/>
    <w:rsid w:val="00045C1C"/>
    <w:rsid w:val="0005015F"/>
    <w:rsid w:val="00053CFA"/>
    <w:rsid w:val="00064B1B"/>
    <w:rsid w:val="0006645F"/>
    <w:rsid w:val="00067950"/>
    <w:rsid w:val="00074208"/>
    <w:rsid w:val="00080163"/>
    <w:rsid w:val="00081A23"/>
    <w:rsid w:val="000A2C7A"/>
    <w:rsid w:val="000D2AD5"/>
    <w:rsid w:val="000E1902"/>
    <w:rsid w:val="000E6CA8"/>
    <w:rsid w:val="000F3FD2"/>
    <w:rsid w:val="0010094C"/>
    <w:rsid w:val="001100BA"/>
    <w:rsid w:val="00110620"/>
    <w:rsid w:val="00116BCD"/>
    <w:rsid w:val="00121996"/>
    <w:rsid w:val="001308C4"/>
    <w:rsid w:val="00136818"/>
    <w:rsid w:val="00145269"/>
    <w:rsid w:val="00146CBA"/>
    <w:rsid w:val="00151CEA"/>
    <w:rsid w:val="001706A4"/>
    <w:rsid w:val="00175DAB"/>
    <w:rsid w:val="0018664D"/>
    <w:rsid w:val="00187B21"/>
    <w:rsid w:val="00193E18"/>
    <w:rsid w:val="001B4E38"/>
    <w:rsid w:val="001C3507"/>
    <w:rsid w:val="001C3B68"/>
    <w:rsid w:val="001E0E48"/>
    <w:rsid w:val="001E1166"/>
    <w:rsid w:val="001F03EE"/>
    <w:rsid w:val="001F2FCD"/>
    <w:rsid w:val="001F3D29"/>
    <w:rsid w:val="0020538D"/>
    <w:rsid w:val="002116ED"/>
    <w:rsid w:val="002233EA"/>
    <w:rsid w:val="002243CD"/>
    <w:rsid w:val="0023134A"/>
    <w:rsid w:val="00234EC5"/>
    <w:rsid w:val="00240319"/>
    <w:rsid w:val="00262632"/>
    <w:rsid w:val="00263860"/>
    <w:rsid w:val="002673E2"/>
    <w:rsid w:val="002743E9"/>
    <w:rsid w:val="0028609A"/>
    <w:rsid w:val="0029007D"/>
    <w:rsid w:val="00292152"/>
    <w:rsid w:val="00297677"/>
    <w:rsid w:val="002B1D90"/>
    <w:rsid w:val="002B27A6"/>
    <w:rsid w:val="002C2396"/>
    <w:rsid w:val="002C7EE4"/>
    <w:rsid w:val="002F346D"/>
    <w:rsid w:val="002F46F2"/>
    <w:rsid w:val="002F6B12"/>
    <w:rsid w:val="002F7258"/>
    <w:rsid w:val="00304607"/>
    <w:rsid w:val="00311A26"/>
    <w:rsid w:val="00321BC9"/>
    <w:rsid w:val="00332EE8"/>
    <w:rsid w:val="003349F2"/>
    <w:rsid w:val="00352FB0"/>
    <w:rsid w:val="0036633D"/>
    <w:rsid w:val="00377A86"/>
    <w:rsid w:val="003869D4"/>
    <w:rsid w:val="00397E3A"/>
    <w:rsid w:val="003A0B0F"/>
    <w:rsid w:val="003B2926"/>
    <w:rsid w:val="003B31F0"/>
    <w:rsid w:val="003B4D02"/>
    <w:rsid w:val="003B6275"/>
    <w:rsid w:val="003E31FC"/>
    <w:rsid w:val="003E656B"/>
    <w:rsid w:val="003F3B7A"/>
    <w:rsid w:val="003F70E8"/>
    <w:rsid w:val="00402B09"/>
    <w:rsid w:val="0040568D"/>
    <w:rsid w:val="004075E6"/>
    <w:rsid w:val="00407617"/>
    <w:rsid w:val="00411946"/>
    <w:rsid w:val="00413512"/>
    <w:rsid w:val="004139F6"/>
    <w:rsid w:val="00422579"/>
    <w:rsid w:val="004249C3"/>
    <w:rsid w:val="00432812"/>
    <w:rsid w:val="004406B7"/>
    <w:rsid w:val="00450A4D"/>
    <w:rsid w:val="00452286"/>
    <w:rsid w:val="0046182E"/>
    <w:rsid w:val="004628B6"/>
    <w:rsid w:val="00462F44"/>
    <w:rsid w:val="00463CDA"/>
    <w:rsid w:val="00466AE1"/>
    <w:rsid w:val="00474DF3"/>
    <w:rsid w:val="00481EC7"/>
    <w:rsid w:val="00482009"/>
    <w:rsid w:val="004838AC"/>
    <w:rsid w:val="004838B2"/>
    <w:rsid w:val="00495EDB"/>
    <w:rsid w:val="00497290"/>
    <w:rsid w:val="004B0438"/>
    <w:rsid w:val="004B2A1D"/>
    <w:rsid w:val="004C0194"/>
    <w:rsid w:val="004C0CDF"/>
    <w:rsid w:val="004C6B7B"/>
    <w:rsid w:val="004D59EB"/>
    <w:rsid w:val="004E3CAB"/>
    <w:rsid w:val="00501931"/>
    <w:rsid w:val="005031EC"/>
    <w:rsid w:val="00512F80"/>
    <w:rsid w:val="0051430A"/>
    <w:rsid w:val="00514CC0"/>
    <w:rsid w:val="00516C44"/>
    <w:rsid w:val="0052195E"/>
    <w:rsid w:val="00521FE9"/>
    <w:rsid w:val="0052613C"/>
    <w:rsid w:val="00534D38"/>
    <w:rsid w:val="005437C5"/>
    <w:rsid w:val="0054578E"/>
    <w:rsid w:val="005466CE"/>
    <w:rsid w:val="00550E51"/>
    <w:rsid w:val="00553084"/>
    <w:rsid w:val="005719AE"/>
    <w:rsid w:val="00571A86"/>
    <w:rsid w:val="0057292B"/>
    <w:rsid w:val="00577B91"/>
    <w:rsid w:val="005801B9"/>
    <w:rsid w:val="00586CC6"/>
    <w:rsid w:val="00591D19"/>
    <w:rsid w:val="00591D57"/>
    <w:rsid w:val="00595F13"/>
    <w:rsid w:val="00596F7B"/>
    <w:rsid w:val="005A1A0E"/>
    <w:rsid w:val="005B1D90"/>
    <w:rsid w:val="005B1EBC"/>
    <w:rsid w:val="005C0E53"/>
    <w:rsid w:val="005C430E"/>
    <w:rsid w:val="005C653C"/>
    <w:rsid w:val="005C65CA"/>
    <w:rsid w:val="005D7CC0"/>
    <w:rsid w:val="005E27DC"/>
    <w:rsid w:val="005E5E86"/>
    <w:rsid w:val="005F24C1"/>
    <w:rsid w:val="00602A91"/>
    <w:rsid w:val="006105E1"/>
    <w:rsid w:val="00617624"/>
    <w:rsid w:val="00621711"/>
    <w:rsid w:val="00631CFE"/>
    <w:rsid w:val="006506E4"/>
    <w:rsid w:val="00683040"/>
    <w:rsid w:val="006831BD"/>
    <w:rsid w:val="00692C15"/>
    <w:rsid w:val="00693CD0"/>
    <w:rsid w:val="006A06C3"/>
    <w:rsid w:val="006C5D52"/>
    <w:rsid w:val="006E05A0"/>
    <w:rsid w:val="006E1015"/>
    <w:rsid w:val="006F1A00"/>
    <w:rsid w:val="006F5D30"/>
    <w:rsid w:val="00702091"/>
    <w:rsid w:val="00704CC5"/>
    <w:rsid w:val="00705C6B"/>
    <w:rsid w:val="00706183"/>
    <w:rsid w:val="00706590"/>
    <w:rsid w:val="00710411"/>
    <w:rsid w:val="00724E75"/>
    <w:rsid w:val="00730749"/>
    <w:rsid w:val="00733131"/>
    <w:rsid w:val="00741AE0"/>
    <w:rsid w:val="00741F6B"/>
    <w:rsid w:val="0075022C"/>
    <w:rsid w:val="00753102"/>
    <w:rsid w:val="0075494F"/>
    <w:rsid w:val="00765047"/>
    <w:rsid w:val="0076680D"/>
    <w:rsid w:val="007674E0"/>
    <w:rsid w:val="0078521A"/>
    <w:rsid w:val="00786B9D"/>
    <w:rsid w:val="007934ED"/>
    <w:rsid w:val="00797151"/>
    <w:rsid w:val="007A27D0"/>
    <w:rsid w:val="007A7BE3"/>
    <w:rsid w:val="007B1D86"/>
    <w:rsid w:val="007B591B"/>
    <w:rsid w:val="007C4F13"/>
    <w:rsid w:val="007D01A9"/>
    <w:rsid w:val="007D13A4"/>
    <w:rsid w:val="007D161B"/>
    <w:rsid w:val="007D4E95"/>
    <w:rsid w:val="007D5330"/>
    <w:rsid w:val="007D60A8"/>
    <w:rsid w:val="007E1ABC"/>
    <w:rsid w:val="0080231B"/>
    <w:rsid w:val="00815DA7"/>
    <w:rsid w:val="00833E25"/>
    <w:rsid w:val="008476ED"/>
    <w:rsid w:val="0087271A"/>
    <w:rsid w:val="00885EC7"/>
    <w:rsid w:val="00890E98"/>
    <w:rsid w:val="0089157A"/>
    <w:rsid w:val="00894510"/>
    <w:rsid w:val="00894C45"/>
    <w:rsid w:val="00895E2B"/>
    <w:rsid w:val="008A787D"/>
    <w:rsid w:val="008B43E9"/>
    <w:rsid w:val="008B48CF"/>
    <w:rsid w:val="008C0FE7"/>
    <w:rsid w:val="008C78C3"/>
    <w:rsid w:val="008D5963"/>
    <w:rsid w:val="008E23A1"/>
    <w:rsid w:val="008F0751"/>
    <w:rsid w:val="008F2A65"/>
    <w:rsid w:val="009003E0"/>
    <w:rsid w:val="0091595F"/>
    <w:rsid w:val="00916CB1"/>
    <w:rsid w:val="0092143D"/>
    <w:rsid w:val="009267ED"/>
    <w:rsid w:val="00930EF2"/>
    <w:rsid w:val="0093157A"/>
    <w:rsid w:val="009321FE"/>
    <w:rsid w:val="009348D8"/>
    <w:rsid w:val="00947A3E"/>
    <w:rsid w:val="00955D07"/>
    <w:rsid w:val="00957CF4"/>
    <w:rsid w:val="00970E4D"/>
    <w:rsid w:val="009808B2"/>
    <w:rsid w:val="00992D45"/>
    <w:rsid w:val="009A3347"/>
    <w:rsid w:val="009C1676"/>
    <w:rsid w:val="009C3A39"/>
    <w:rsid w:val="009D08FA"/>
    <w:rsid w:val="009D5C90"/>
    <w:rsid w:val="009F0077"/>
    <w:rsid w:val="009F2D50"/>
    <w:rsid w:val="009F6BD2"/>
    <w:rsid w:val="009F71A1"/>
    <w:rsid w:val="00A04D0C"/>
    <w:rsid w:val="00A14A43"/>
    <w:rsid w:val="00A150A2"/>
    <w:rsid w:val="00A151BE"/>
    <w:rsid w:val="00A155D6"/>
    <w:rsid w:val="00A15666"/>
    <w:rsid w:val="00A159C5"/>
    <w:rsid w:val="00A15D7D"/>
    <w:rsid w:val="00A315A9"/>
    <w:rsid w:val="00A33F69"/>
    <w:rsid w:val="00A377BB"/>
    <w:rsid w:val="00A4405D"/>
    <w:rsid w:val="00A44DFC"/>
    <w:rsid w:val="00A60827"/>
    <w:rsid w:val="00A61948"/>
    <w:rsid w:val="00A6363B"/>
    <w:rsid w:val="00A65521"/>
    <w:rsid w:val="00A66213"/>
    <w:rsid w:val="00A879FE"/>
    <w:rsid w:val="00A976F9"/>
    <w:rsid w:val="00AA0984"/>
    <w:rsid w:val="00AA3EC7"/>
    <w:rsid w:val="00AC1661"/>
    <w:rsid w:val="00AC39D0"/>
    <w:rsid w:val="00AC4533"/>
    <w:rsid w:val="00AD0ED0"/>
    <w:rsid w:val="00AD2E62"/>
    <w:rsid w:val="00AE49CB"/>
    <w:rsid w:val="00AE56E8"/>
    <w:rsid w:val="00AE6DEC"/>
    <w:rsid w:val="00AF1627"/>
    <w:rsid w:val="00B012B6"/>
    <w:rsid w:val="00B104C6"/>
    <w:rsid w:val="00B12FBC"/>
    <w:rsid w:val="00B24648"/>
    <w:rsid w:val="00B42704"/>
    <w:rsid w:val="00B461EB"/>
    <w:rsid w:val="00B51758"/>
    <w:rsid w:val="00B55259"/>
    <w:rsid w:val="00B559CB"/>
    <w:rsid w:val="00B55A09"/>
    <w:rsid w:val="00B60488"/>
    <w:rsid w:val="00B664FF"/>
    <w:rsid w:val="00B73BAF"/>
    <w:rsid w:val="00B80687"/>
    <w:rsid w:val="00B81DB2"/>
    <w:rsid w:val="00BC06D7"/>
    <w:rsid w:val="00BC6C56"/>
    <w:rsid w:val="00BF0DA2"/>
    <w:rsid w:val="00C037F4"/>
    <w:rsid w:val="00C05FB3"/>
    <w:rsid w:val="00C2161F"/>
    <w:rsid w:val="00C227A3"/>
    <w:rsid w:val="00C238F0"/>
    <w:rsid w:val="00C35FD1"/>
    <w:rsid w:val="00C429EB"/>
    <w:rsid w:val="00C46133"/>
    <w:rsid w:val="00C750A0"/>
    <w:rsid w:val="00C81CD9"/>
    <w:rsid w:val="00C91AF4"/>
    <w:rsid w:val="00C9471C"/>
    <w:rsid w:val="00CA05E6"/>
    <w:rsid w:val="00CA2C46"/>
    <w:rsid w:val="00CA4213"/>
    <w:rsid w:val="00CB2E78"/>
    <w:rsid w:val="00CC34B9"/>
    <w:rsid w:val="00CC69DE"/>
    <w:rsid w:val="00CD2025"/>
    <w:rsid w:val="00CD3D51"/>
    <w:rsid w:val="00CD76FF"/>
    <w:rsid w:val="00CE249C"/>
    <w:rsid w:val="00CE61C1"/>
    <w:rsid w:val="00CE6A10"/>
    <w:rsid w:val="00CF6A99"/>
    <w:rsid w:val="00D12E18"/>
    <w:rsid w:val="00D22BFF"/>
    <w:rsid w:val="00D25BD2"/>
    <w:rsid w:val="00D34FAC"/>
    <w:rsid w:val="00D36F4A"/>
    <w:rsid w:val="00D40E1A"/>
    <w:rsid w:val="00D55325"/>
    <w:rsid w:val="00D57195"/>
    <w:rsid w:val="00D658DF"/>
    <w:rsid w:val="00D752C9"/>
    <w:rsid w:val="00D77190"/>
    <w:rsid w:val="00D83543"/>
    <w:rsid w:val="00D849D0"/>
    <w:rsid w:val="00D87250"/>
    <w:rsid w:val="00D941A9"/>
    <w:rsid w:val="00DA1CE2"/>
    <w:rsid w:val="00DB5B15"/>
    <w:rsid w:val="00DC0390"/>
    <w:rsid w:val="00DC1CAE"/>
    <w:rsid w:val="00DC2058"/>
    <w:rsid w:val="00DC5F77"/>
    <w:rsid w:val="00DD3272"/>
    <w:rsid w:val="00DD6460"/>
    <w:rsid w:val="00DE7B06"/>
    <w:rsid w:val="00DF1BFB"/>
    <w:rsid w:val="00DF2A42"/>
    <w:rsid w:val="00DF2B2B"/>
    <w:rsid w:val="00DF7C98"/>
    <w:rsid w:val="00E00514"/>
    <w:rsid w:val="00E01EA8"/>
    <w:rsid w:val="00E06719"/>
    <w:rsid w:val="00E07B6B"/>
    <w:rsid w:val="00E13083"/>
    <w:rsid w:val="00E21086"/>
    <w:rsid w:val="00E321FD"/>
    <w:rsid w:val="00E35E69"/>
    <w:rsid w:val="00E371D4"/>
    <w:rsid w:val="00E40F06"/>
    <w:rsid w:val="00E46423"/>
    <w:rsid w:val="00E630FC"/>
    <w:rsid w:val="00E80B18"/>
    <w:rsid w:val="00E860B0"/>
    <w:rsid w:val="00E86DAF"/>
    <w:rsid w:val="00E9395B"/>
    <w:rsid w:val="00EA3BA0"/>
    <w:rsid w:val="00EB0E3D"/>
    <w:rsid w:val="00EC6C57"/>
    <w:rsid w:val="00ED347D"/>
    <w:rsid w:val="00EE0392"/>
    <w:rsid w:val="00EE3880"/>
    <w:rsid w:val="00EE5962"/>
    <w:rsid w:val="00EE7F8D"/>
    <w:rsid w:val="00F002F8"/>
    <w:rsid w:val="00F005C2"/>
    <w:rsid w:val="00F0073E"/>
    <w:rsid w:val="00F00F90"/>
    <w:rsid w:val="00F02A2B"/>
    <w:rsid w:val="00F030B0"/>
    <w:rsid w:val="00F0538C"/>
    <w:rsid w:val="00F12DD8"/>
    <w:rsid w:val="00F1744A"/>
    <w:rsid w:val="00F17DBE"/>
    <w:rsid w:val="00F20231"/>
    <w:rsid w:val="00F3604B"/>
    <w:rsid w:val="00F376E5"/>
    <w:rsid w:val="00F425BC"/>
    <w:rsid w:val="00F44751"/>
    <w:rsid w:val="00F57FA8"/>
    <w:rsid w:val="00F624CC"/>
    <w:rsid w:val="00F8541D"/>
    <w:rsid w:val="00F9645C"/>
    <w:rsid w:val="00FA0775"/>
    <w:rsid w:val="00FB66FB"/>
    <w:rsid w:val="00FB6ADC"/>
    <w:rsid w:val="00FE5D70"/>
    <w:rsid w:val="00FE6996"/>
    <w:rsid w:val="00FE7FAE"/>
    <w:rsid w:val="00FF2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443D1"/>
  <w15:chartTrackingRefBased/>
  <w15:docId w15:val="{9A49EC7D-0245-442B-8B48-44FB687AE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B09"/>
    <w:rPr>
      <w:rFonts w:ascii="Aptos" w:eastAsia="Aptos" w:hAnsi="Aptos" w:cs="Aptos"/>
      <w:kern w:val="0"/>
      <w14:ligatures w14:val="none"/>
    </w:rPr>
  </w:style>
  <w:style w:type="paragraph" w:styleId="Heading1">
    <w:name w:val="heading 1"/>
    <w:basedOn w:val="Normal"/>
    <w:next w:val="Normal"/>
    <w:link w:val="Heading1Char"/>
    <w:uiPriority w:val="9"/>
    <w:qFormat/>
    <w:rsid w:val="00D849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849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849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49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49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49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49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49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49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9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849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849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49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49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49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49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49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49D0"/>
    <w:rPr>
      <w:rFonts w:eastAsiaTheme="majorEastAsia" w:cstheme="majorBidi"/>
      <w:color w:val="272727" w:themeColor="text1" w:themeTint="D8"/>
    </w:rPr>
  </w:style>
  <w:style w:type="paragraph" w:styleId="Title">
    <w:name w:val="Title"/>
    <w:basedOn w:val="Normal"/>
    <w:next w:val="Normal"/>
    <w:link w:val="TitleChar"/>
    <w:uiPriority w:val="10"/>
    <w:qFormat/>
    <w:rsid w:val="00D849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49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49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49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49D0"/>
    <w:pPr>
      <w:spacing w:before="160"/>
      <w:jc w:val="center"/>
    </w:pPr>
    <w:rPr>
      <w:i/>
      <w:iCs/>
      <w:color w:val="404040" w:themeColor="text1" w:themeTint="BF"/>
    </w:rPr>
  </w:style>
  <w:style w:type="character" w:customStyle="1" w:styleId="QuoteChar">
    <w:name w:val="Quote Char"/>
    <w:basedOn w:val="DefaultParagraphFont"/>
    <w:link w:val="Quote"/>
    <w:uiPriority w:val="29"/>
    <w:rsid w:val="00D849D0"/>
    <w:rPr>
      <w:i/>
      <w:iCs/>
      <w:color w:val="404040" w:themeColor="text1" w:themeTint="BF"/>
    </w:rPr>
  </w:style>
  <w:style w:type="paragraph" w:styleId="ListParagraph">
    <w:name w:val="List Paragraph"/>
    <w:basedOn w:val="Normal"/>
    <w:uiPriority w:val="34"/>
    <w:qFormat/>
    <w:rsid w:val="00D849D0"/>
    <w:pPr>
      <w:ind w:left="720"/>
      <w:contextualSpacing/>
    </w:pPr>
  </w:style>
  <w:style w:type="character" w:styleId="IntenseEmphasis">
    <w:name w:val="Intense Emphasis"/>
    <w:basedOn w:val="DefaultParagraphFont"/>
    <w:uiPriority w:val="21"/>
    <w:qFormat/>
    <w:rsid w:val="00D849D0"/>
    <w:rPr>
      <w:i/>
      <w:iCs/>
      <w:color w:val="0F4761" w:themeColor="accent1" w:themeShade="BF"/>
    </w:rPr>
  </w:style>
  <w:style w:type="paragraph" w:styleId="IntenseQuote">
    <w:name w:val="Intense Quote"/>
    <w:basedOn w:val="Normal"/>
    <w:next w:val="Normal"/>
    <w:link w:val="IntenseQuoteChar"/>
    <w:uiPriority w:val="30"/>
    <w:qFormat/>
    <w:rsid w:val="00D849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49D0"/>
    <w:rPr>
      <w:i/>
      <w:iCs/>
      <w:color w:val="0F4761" w:themeColor="accent1" w:themeShade="BF"/>
    </w:rPr>
  </w:style>
  <w:style w:type="character" w:styleId="IntenseReference">
    <w:name w:val="Intense Reference"/>
    <w:basedOn w:val="DefaultParagraphFont"/>
    <w:uiPriority w:val="32"/>
    <w:qFormat/>
    <w:rsid w:val="00D849D0"/>
    <w:rPr>
      <w:b/>
      <w:bCs/>
      <w:smallCaps/>
      <w:color w:val="0F4761" w:themeColor="accent1" w:themeShade="BF"/>
      <w:spacing w:val="5"/>
    </w:rPr>
  </w:style>
  <w:style w:type="character" w:styleId="CommentReference">
    <w:name w:val="annotation reference"/>
    <w:basedOn w:val="DefaultParagraphFont"/>
    <w:uiPriority w:val="99"/>
    <w:semiHidden/>
    <w:unhideWhenUsed/>
    <w:rsid w:val="00402B09"/>
    <w:rPr>
      <w:sz w:val="16"/>
      <w:szCs w:val="16"/>
    </w:rPr>
  </w:style>
  <w:style w:type="paragraph" w:styleId="CommentText">
    <w:name w:val="annotation text"/>
    <w:basedOn w:val="Normal"/>
    <w:link w:val="CommentTextChar"/>
    <w:uiPriority w:val="99"/>
    <w:unhideWhenUsed/>
    <w:rsid w:val="00402B09"/>
    <w:pPr>
      <w:spacing w:line="240" w:lineRule="auto"/>
    </w:pPr>
    <w:rPr>
      <w:sz w:val="20"/>
      <w:szCs w:val="20"/>
    </w:rPr>
  </w:style>
  <w:style w:type="character" w:customStyle="1" w:styleId="CommentTextChar">
    <w:name w:val="Comment Text Char"/>
    <w:basedOn w:val="DefaultParagraphFont"/>
    <w:link w:val="CommentText"/>
    <w:uiPriority w:val="99"/>
    <w:rsid w:val="00402B09"/>
    <w:rPr>
      <w:rFonts w:ascii="Aptos" w:eastAsia="Aptos" w:hAnsi="Aptos" w:cs="Aptos"/>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402B09"/>
    <w:rPr>
      <w:b/>
      <w:bCs/>
    </w:rPr>
  </w:style>
  <w:style w:type="character" w:customStyle="1" w:styleId="CommentSubjectChar">
    <w:name w:val="Comment Subject Char"/>
    <w:basedOn w:val="CommentTextChar"/>
    <w:link w:val="CommentSubject"/>
    <w:uiPriority w:val="99"/>
    <w:semiHidden/>
    <w:rsid w:val="00402B09"/>
    <w:rPr>
      <w:rFonts w:ascii="Aptos" w:eastAsia="Aptos" w:hAnsi="Aptos" w:cs="Aptos"/>
      <w:b/>
      <w:bCs/>
      <w:kern w:val="0"/>
      <w:sz w:val="20"/>
      <w:szCs w:val="20"/>
      <w14:ligatures w14:val="none"/>
    </w:rPr>
  </w:style>
  <w:style w:type="character" w:styleId="Hyperlink">
    <w:name w:val="Hyperlink"/>
    <w:basedOn w:val="DefaultParagraphFont"/>
    <w:uiPriority w:val="99"/>
    <w:unhideWhenUsed/>
    <w:rsid w:val="00402B09"/>
    <w:rPr>
      <w:color w:val="0000FF"/>
      <w:u w:val="single"/>
    </w:rPr>
  </w:style>
  <w:style w:type="character" w:styleId="UnresolvedMention">
    <w:name w:val="Unresolved Mention"/>
    <w:basedOn w:val="DefaultParagraphFont"/>
    <w:uiPriority w:val="99"/>
    <w:semiHidden/>
    <w:unhideWhenUsed/>
    <w:rsid w:val="00402B09"/>
    <w:rPr>
      <w:color w:val="605E5C"/>
      <w:shd w:val="clear" w:color="auto" w:fill="E1DFDD"/>
    </w:rPr>
  </w:style>
  <w:style w:type="character" w:styleId="PlaceholderText">
    <w:name w:val="Placeholder Text"/>
    <w:basedOn w:val="DefaultParagraphFont"/>
    <w:uiPriority w:val="99"/>
    <w:semiHidden/>
    <w:rsid w:val="00402B09"/>
    <w:rPr>
      <w:color w:val="666666"/>
    </w:rPr>
  </w:style>
  <w:style w:type="character" w:styleId="FollowedHyperlink">
    <w:name w:val="FollowedHyperlink"/>
    <w:basedOn w:val="DefaultParagraphFont"/>
    <w:uiPriority w:val="99"/>
    <w:semiHidden/>
    <w:unhideWhenUsed/>
    <w:rsid w:val="00402B09"/>
    <w:rPr>
      <w:color w:val="96607D" w:themeColor="followedHyperlink"/>
      <w:u w:val="single"/>
    </w:rPr>
  </w:style>
  <w:style w:type="paragraph" w:styleId="TOCHeading">
    <w:name w:val="TOC Heading"/>
    <w:basedOn w:val="Heading1"/>
    <w:next w:val="Normal"/>
    <w:uiPriority w:val="39"/>
    <w:unhideWhenUsed/>
    <w:qFormat/>
    <w:rsid w:val="00402B09"/>
    <w:pPr>
      <w:spacing w:before="240" w:after="0"/>
      <w:outlineLvl w:val="9"/>
    </w:pPr>
    <w:rPr>
      <w:sz w:val="32"/>
      <w:szCs w:val="32"/>
    </w:rPr>
  </w:style>
  <w:style w:type="paragraph" w:styleId="TOC2">
    <w:name w:val="toc 2"/>
    <w:basedOn w:val="Normal"/>
    <w:next w:val="Normal"/>
    <w:autoRedefine/>
    <w:uiPriority w:val="39"/>
    <w:unhideWhenUsed/>
    <w:rsid w:val="00402B09"/>
    <w:pPr>
      <w:spacing w:after="100"/>
      <w:ind w:left="220"/>
    </w:pPr>
    <w:rPr>
      <w:rFonts w:eastAsiaTheme="minorEastAsia" w:cs="Times New Roman"/>
    </w:rPr>
  </w:style>
  <w:style w:type="paragraph" w:styleId="TOC1">
    <w:name w:val="toc 1"/>
    <w:basedOn w:val="Normal"/>
    <w:next w:val="Normal"/>
    <w:autoRedefine/>
    <w:uiPriority w:val="39"/>
    <w:unhideWhenUsed/>
    <w:rsid w:val="00402B09"/>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402B09"/>
    <w:pPr>
      <w:spacing w:after="100"/>
      <w:ind w:left="440"/>
    </w:pPr>
    <w:rPr>
      <w:rFonts w:eastAsiaTheme="minorEastAsia" w:cs="Times New Roman"/>
    </w:rPr>
  </w:style>
  <w:style w:type="paragraph" w:customStyle="1" w:styleId="Style1">
    <w:name w:val="Style1"/>
    <w:basedOn w:val="Normal"/>
    <w:link w:val="Style1Char"/>
    <w:qFormat/>
    <w:rsid w:val="00402B09"/>
    <w:pPr>
      <w:spacing w:line="360" w:lineRule="auto"/>
    </w:pPr>
    <w:rPr>
      <w:rFonts w:ascii="Times New Roman" w:hAnsi="Times New Roman" w:cs="Times New Roman"/>
      <w:b/>
      <w:bCs/>
      <w:sz w:val="24"/>
      <w:szCs w:val="24"/>
    </w:rPr>
  </w:style>
  <w:style w:type="character" w:customStyle="1" w:styleId="Style1Char">
    <w:name w:val="Style1 Char"/>
    <w:basedOn w:val="DefaultParagraphFont"/>
    <w:link w:val="Style1"/>
    <w:rsid w:val="00402B09"/>
    <w:rPr>
      <w:rFonts w:ascii="Times New Roman" w:eastAsia="Aptos" w:hAnsi="Times New Roman" w:cs="Times New Roman"/>
      <w:b/>
      <w:bCs/>
      <w:kern w:val="0"/>
      <w:sz w:val="24"/>
      <w:szCs w:val="24"/>
      <w14:ligatures w14:val="none"/>
    </w:rPr>
  </w:style>
  <w:style w:type="paragraph" w:customStyle="1" w:styleId="ChapterHeading">
    <w:name w:val="Chapter Heading"/>
    <w:basedOn w:val="Style1"/>
    <w:link w:val="ChapterHeadingChar"/>
    <w:qFormat/>
    <w:rsid w:val="00402B09"/>
    <w:rPr>
      <w:sz w:val="32"/>
      <w:szCs w:val="32"/>
    </w:rPr>
  </w:style>
  <w:style w:type="character" w:customStyle="1" w:styleId="ChapterHeadingChar">
    <w:name w:val="Chapter Heading Char"/>
    <w:basedOn w:val="Style1Char"/>
    <w:link w:val="ChapterHeading"/>
    <w:rsid w:val="00402B09"/>
    <w:rPr>
      <w:rFonts w:ascii="Times New Roman" w:eastAsia="Aptos" w:hAnsi="Times New Roman" w:cs="Times New Roman"/>
      <w:b/>
      <w:bCs/>
      <w:kern w:val="0"/>
      <w:sz w:val="32"/>
      <w:szCs w:val="32"/>
      <w14:ligatures w14:val="none"/>
    </w:rPr>
  </w:style>
  <w:style w:type="paragraph" w:customStyle="1" w:styleId="ChapterSub1">
    <w:name w:val="Chapter Sub 1"/>
    <w:basedOn w:val="Normal"/>
    <w:link w:val="ChapterSub1Char"/>
    <w:qFormat/>
    <w:rsid w:val="00402B09"/>
    <w:pPr>
      <w:spacing w:line="360" w:lineRule="auto"/>
    </w:pPr>
    <w:rPr>
      <w:rFonts w:ascii="Times New Roman" w:hAnsi="Times New Roman" w:cs="Times New Roman"/>
      <w:b/>
      <w:bCs/>
      <w:sz w:val="28"/>
      <w:szCs w:val="28"/>
    </w:rPr>
  </w:style>
  <w:style w:type="character" w:customStyle="1" w:styleId="ChapterSub1Char">
    <w:name w:val="Chapter Sub 1 Char"/>
    <w:basedOn w:val="DefaultParagraphFont"/>
    <w:link w:val="ChapterSub1"/>
    <w:rsid w:val="00402B09"/>
    <w:rPr>
      <w:rFonts w:ascii="Times New Roman" w:eastAsia="Aptos" w:hAnsi="Times New Roman" w:cs="Times New Roman"/>
      <w:b/>
      <w:bCs/>
      <w:kern w:val="0"/>
      <w:sz w:val="28"/>
      <w:szCs w:val="28"/>
      <w14:ligatures w14:val="none"/>
    </w:rPr>
  </w:style>
  <w:style w:type="paragraph" w:customStyle="1" w:styleId="ChpSub2">
    <w:name w:val="Chp Sub 2"/>
    <w:basedOn w:val="Normal"/>
    <w:link w:val="ChpSub2Char"/>
    <w:qFormat/>
    <w:rsid w:val="00402B09"/>
    <w:pPr>
      <w:spacing w:line="360" w:lineRule="auto"/>
    </w:pPr>
    <w:rPr>
      <w:rFonts w:ascii="Times New Roman" w:hAnsi="Times New Roman" w:cs="Times New Roman"/>
      <w:b/>
      <w:bCs/>
      <w:sz w:val="24"/>
      <w:szCs w:val="24"/>
    </w:rPr>
  </w:style>
  <w:style w:type="character" w:customStyle="1" w:styleId="ChpSub2Char">
    <w:name w:val="Chp Sub 2 Char"/>
    <w:basedOn w:val="DefaultParagraphFont"/>
    <w:link w:val="ChpSub2"/>
    <w:rsid w:val="00402B09"/>
    <w:rPr>
      <w:rFonts w:ascii="Times New Roman" w:eastAsia="Aptos" w:hAnsi="Times New Roman" w:cs="Times New Roman"/>
      <w:b/>
      <w:bCs/>
      <w:kern w:val="0"/>
      <w:sz w:val="24"/>
      <w:szCs w:val="24"/>
      <w14:ligatures w14:val="none"/>
    </w:rPr>
  </w:style>
  <w:style w:type="paragraph" w:styleId="Revision">
    <w:name w:val="Revision"/>
    <w:hidden/>
    <w:uiPriority w:val="99"/>
    <w:semiHidden/>
    <w:rsid w:val="00402B09"/>
    <w:pPr>
      <w:spacing w:after="0" w:line="240" w:lineRule="auto"/>
    </w:pPr>
    <w:rPr>
      <w:rFonts w:ascii="Aptos" w:eastAsia="Aptos" w:hAnsi="Aptos" w:cs="Aptos"/>
      <w:kern w:val="0"/>
      <w14:ligatures w14:val="none"/>
    </w:rPr>
  </w:style>
  <w:style w:type="paragraph" w:styleId="Header">
    <w:name w:val="header"/>
    <w:basedOn w:val="Normal"/>
    <w:link w:val="HeaderChar"/>
    <w:uiPriority w:val="99"/>
    <w:unhideWhenUsed/>
    <w:rsid w:val="00402B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B09"/>
    <w:rPr>
      <w:rFonts w:ascii="Aptos" w:eastAsia="Aptos" w:hAnsi="Aptos" w:cs="Aptos"/>
      <w:kern w:val="0"/>
      <w14:ligatures w14:val="none"/>
    </w:rPr>
  </w:style>
  <w:style w:type="paragraph" w:styleId="Footer">
    <w:name w:val="footer"/>
    <w:basedOn w:val="Normal"/>
    <w:link w:val="FooterChar"/>
    <w:uiPriority w:val="99"/>
    <w:unhideWhenUsed/>
    <w:rsid w:val="00402B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B09"/>
    <w:rPr>
      <w:rFonts w:ascii="Aptos" w:eastAsia="Aptos" w:hAnsi="Aptos" w:cs="Aptos"/>
      <w:kern w:val="0"/>
      <w14:ligatures w14:val="none"/>
    </w:rPr>
  </w:style>
  <w:style w:type="paragraph" w:styleId="FootnoteText">
    <w:name w:val="footnote text"/>
    <w:basedOn w:val="Normal"/>
    <w:link w:val="FootnoteTextChar"/>
    <w:uiPriority w:val="99"/>
    <w:semiHidden/>
    <w:unhideWhenUsed/>
    <w:rsid w:val="00402B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2B09"/>
    <w:rPr>
      <w:rFonts w:ascii="Aptos" w:eastAsia="Aptos" w:hAnsi="Aptos" w:cs="Aptos"/>
      <w:kern w:val="0"/>
      <w:sz w:val="20"/>
      <w:szCs w:val="20"/>
      <w14:ligatures w14:val="none"/>
    </w:rPr>
  </w:style>
  <w:style w:type="character" w:styleId="FootnoteReference">
    <w:name w:val="footnote reference"/>
    <w:basedOn w:val="DefaultParagraphFont"/>
    <w:uiPriority w:val="99"/>
    <w:semiHidden/>
    <w:unhideWhenUsed/>
    <w:rsid w:val="00402B09"/>
    <w:rPr>
      <w:vertAlign w:val="superscript"/>
    </w:rPr>
  </w:style>
  <w:style w:type="character" w:styleId="Emphasis">
    <w:name w:val="Emphasis"/>
    <w:basedOn w:val="DefaultParagraphFont"/>
    <w:uiPriority w:val="20"/>
    <w:qFormat/>
    <w:rsid w:val="00402B09"/>
    <w:rPr>
      <w:i/>
      <w:iCs/>
    </w:rPr>
  </w:style>
  <w:style w:type="character" w:customStyle="1" w:styleId="apple-converted-space">
    <w:name w:val="apple-converted-space"/>
    <w:basedOn w:val="DefaultParagraphFont"/>
    <w:rsid w:val="00402B09"/>
  </w:style>
  <w:style w:type="paragraph" w:styleId="NormalWeb">
    <w:name w:val="Normal (Web)"/>
    <w:basedOn w:val="Normal"/>
    <w:uiPriority w:val="99"/>
    <w:unhideWhenUsed/>
    <w:rsid w:val="00402B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402B09"/>
    <w:rPr>
      <w:rFonts w:ascii="Segoe UI" w:hAnsi="Segoe UI" w:cs="Segoe UI" w:hint="default"/>
      <w:color w:val="222222"/>
      <w:sz w:val="18"/>
      <w:szCs w:val="18"/>
      <w:shd w:val="clear" w:color="auto" w:fill="FFFFFF"/>
    </w:rPr>
  </w:style>
  <w:style w:type="paragraph" w:styleId="EndnoteText">
    <w:name w:val="endnote text"/>
    <w:basedOn w:val="Normal"/>
    <w:link w:val="EndnoteTextChar"/>
    <w:uiPriority w:val="99"/>
    <w:semiHidden/>
    <w:unhideWhenUsed/>
    <w:rsid w:val="00402B0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2B09"/>
    <w:rPr>
      <w:rFonts w:ascii="Aptos" w:eastAsia="Aptos" w:hAnsi="Aptos" w:cs="Aptos"/>
      <w:kern w:val="0"/>
      <w:sz w:val="20"/>
      <w:szCs w:val="20"/>
      <w14:ligatures w14:val="none"/>
    </w:rPr>
  </w:style>
  <w:style w:type="character" w:styleId="EndnoteReference">
    <w:name w:val="endnote reference"/>
    <w:basedOn w:val="DefaultParagraphFont"/>
    <w:uiPriority w:val="99"/>
    <w:semiHidden/>
    <w:unhideWhenUsed/>
    <w:rsid w:val="00402B09"/>
    <w:rPr>
      <w:vertAlign w:val="superscript"/>
    </w:rPr>
  </w:style>
  <w:style w:type="character" w:styleId="Strong">
    <w:name w:val="Strong"/>
    <w:basedOn w:val="DefaultParagraphFont"/>
    <w:uiPriority w:val="22"/>
    <w:qFormat/>
    <w:rsid w:val="004076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7993454">
      <w:bodyDiv w:val="1"/>
      <w:marLeft w:val="0"/>
      <w:marRight w:val="0"/>
      <w:marTop w:val="0"/>
      <w:marBottom w:val="0"/>
      <w:divBdr>
        <w:top w:val="none" w:sz="0" w:space="0" w:color="auto"/>
        <w:left w:val="none" w:sz="0" w:space="0" w:color="auto"/>
        <w:bottom w:val="none" w:sz="0" w:space="0" w:color="auto"/>
        <w:right w:val="none" w:sz="0" w:space="0" w:color="auto"/>
      </w:divBdr>
    </w:div>
    <w:div w:id="1474103245">
      <w:bodyDiv w:val="1"/>
      <w:marLeft w:val="0"/>
      <w:marRight w:val="0"/>
      <w:marTop w:val="0"/>
      <w:marBottom w:val="0"/>
      <w:divBdr>
        <w:top w:val="none" w:sz="0" w:space="0" w:color="auto"/>
        <w:left w:val="none" w:sz="0" w:space="0" w:color="auto"/>
        <w:bottom w:val="none" w:sz="0" w:space="0" w:color="auto"/>
        <w:right w:val="none" w:sz="0" w:space="0" w:color="auto"/>
      </w:divBdr>
    </w:div>
    <w:div w:id="1713920067">
      <w:bodyDiv w:val="1"/>
      <w:marLeft w:val="0"/>
      <w:marRight w:val="0"/>
      <w:marTop w:val="0"/>
      <w:marBottom w:val="0"/>
      <w:divBdr>
        <w:top w:val="none" w:sz="0" w:space="0" w:color="auto"/>
        <w:left w:val="none" w:sz="0" w:space="0" w:color="auto"/>
        <w:bottom w:val="none" w:sz="0" w:space="0" w:color="auto"/>
        <w:right w:val="none" w:sz="0" w:space="0" w:color="auto"/>
      </w:divBdr>
    </w:div>
    <w:div w:id="199729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static-data-" TargetMode="External"/><Relationship Id="rId21" Type="http://schemas.openxmlformats.org/officeDocument/2006/relationships/image" Target="media/image11.png"/><Relationship Id="rId34" Type="http://schemas.openxmlformats.org/officeDocument/2006/relationships/hyperlink" Target="https://www.wri.org/technical-perspectives/ceq-climate-and-economic-justice-screening-" TargetMode="External"/><Relationship Id="rId42" Type="http://schemas.microsoft.com/office/2011/relationships/people" Target="peop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adaa.org/learn-from-"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prb.org/wp-" TargetMode="External"/><Relationship Id="rId37" Type="http://schemas.openxmlformats.org/officeDocument/2006/relationships/hyperlink" Target="https://www.census.gov/content/dam/Census/library/working-" TargetMode="External"/><Relationship Id="rId40" Type="http://schemas.openxmlformats.org/officeDocument/2006/relationships/hyperlink" Target="https://ucowr.org/wp-"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cholarlycommons.law.wlu.edu/cgi/viewcontent.cgi?article=1170&amp;context=wlulr-" TargetMode="External"/><Relationship Id="rId36" Type="http://schemas.openxmlformats.org/officeDocument/2006/relationships/hyperlink" Target="https://data.census.gov/table/ACSDT5Y2022.B25048?q=United%20States&amp;amp;t=Wate" TargetMode="Externa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hyperlink" Target="https://www.mrlc.gov/data/nlcd-2019-percent-"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i.org/10.1016%2Fj.heliyon.2019.e01339" TargetMode="External"/><Relationship Id="rId30" Type="http://schemas.openxmlformats.org/officeDocument/2006/relationships/hyperlink" Target="https://doi.org/10.1089/env.2022.0045" TargetMode="External"/><Relationship Id="rId35" Type="http://schemas.openxmlformats.org/officeDocument/2006/relationships/hyperlink" Target="https://www.naturalresourcespolicy.org/docs/water-tribes/wti-full-report-" TargetMode="External"/><Relationship Id="rId43" Type="http://schemas.openxmlformats.org/officeDocument/2006/relationships/theme" Target="theme/theme1.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wri.org/technical-perspectives/6-takeaways-ceq-climate-and-economic-" TargetMode="External"/><Relationship Id="rId38" Type="http://schemas.openxmlformats.org/officeDocument/2006/relationships/hyperlink" Target="https://www.epa.gov/ust/learn-about-underground-storage-tanks" TargetMode="External"/></Relationships>
</file>

<file path=word/_rels/endnotes.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png"/><Relationship Id="rId1" Type="http://schemas.openxmlformats.org/officeDocument/2006/relationships/chart" Target="charts/chart1.xml"/></Relationships>
</file>

<file path=word/_rels/footnotes.xml.rels><?xml version="1.0" encoding="UTF-8" standalone="yes"?>
<Relationships xmlns="http://schemas.openxmlformats.org/package/2006/relationships"><Relationship Id="rId1" Type="http://schemas.openxmlformats.org/officeDocument/2006/relationships/hyperlink" Target="https://groundwater.org/terms-of-us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zoeys\Documents\Thesis\Census_Data\Social\Output\race_percen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Sheet1!$B$4</c:f>
              <c:strCache>
                <c:ptCount val="1"/>
                <c:pt idx="0">
                  <c:v>Population Percentages by Race &amp; Ethnicity in the CRB</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3598-4ABC-9EB9-532199918148}"/>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3598-4ABC-9EB9-532199918148}"/>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3598-4ABC-9EB9-532199918148}"/>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3598-4ABC-9EB9-532199918148}"/>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3598-4ABC-9EB9-53219991814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Sheet1!$A$5:$A$9</c:f>
              <c:strCache>
                <c:ptCount val="5"/>
                <c:pt idx="0">
                  <c:v>White</c:v>
                </c:pt>
                <c:pt idx="1">
                  <c:v>Black</c:v>
                </c:pt>
                <c:pt idx="2">
                  <c:v>American Indian</c:v>
                </c:pt>
                <c:pt idx="3">
                  <c:v>Other</c:v>
                </c:pt>
                <c:pt idx="4">
                  <c:v>Hispanic</c:v>
                </c:pt>
              </c:strCache>
            </c:strRef>
          </c:cat>
          <c:val>
            <c:numRef>
              <c:f>Sheet1!$B$5:$B$9</c:f>
              <c:numCache>
                <c:formatCode>0.0%</c:formatCode>
                <c:ptCount val="5"/>
                <c:pt idx="0">
                  <c:v>0.44845576391200759</c:v>
                </c:pt>
                <c:pt idx="1">
                  <c:v>5.1526032575506829E-2</c:v>
                </c:pt>
                <c:pt idx="2">
                  <c:v>1.4697971068622209E-2</c:v>
                </c:pt>
                <c:pt idx="3">
                  <c:v>0.1211040066252219</c:v>
                </c:pt>
                <c:pt idx="4">
                  <c:v>0.36421622581864138</c:v>
                </c:pt>
              </c:numCache>
            </c:numRef>
          </c:val>
          <c:extLst>
            <c:ext xmlns:c16="http://schemas.microsoft.com/office/drawing/2014/chart" uri="{C3380CC4-5D6E-409C-BE32-E72D297353CC}">
              <c16:uniqueId val="{0000000A-3598-4ABC-9EB9-53219991814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36</Pages>
  <Words>9386</Words>
  <Characters>53505</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Zoey Spitzer</dc:creator>
  <cp:keywords/>
  <dc:description/>
  <cp:lastModifiedBy>Zoey Spitzer</cp:lastModifiedBy>
  <cp:revision>40</cp:revision>
  <dcterms:created xsi:type="dcterms:W3CDTF">2024-08-18T23:22:00Z</dcterms:created>
  <dcterms:modified xsi:type="dcterms:W3CDTF">2024-08-21T03:59:00Z</dcterms:modified>
</cp:coreProperties>
</file>